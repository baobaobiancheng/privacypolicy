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6D53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jc w:val="center"/>
        <w:textAlignment w:val="baseline"/>
        <w:rPr>
          <w:rFonts w:hint="default" w:eastAsia="宋体"/>
          <w:lang w:val="en-US" w:eastAsia="zh-CN"/>
        </w:rPr>
      </w:pPr>
      <w:commentRangeStart w:id="0"/>
      <w:r>
        <w:rPr>
          <w:rFonts w:hint="eastAsia" w:eastAsia="宋体"/>
          <w:lang w:val="en-US" w:eastAsia="zh-CN"/>
        </w:rPr>
        <w:t>隐私政策智能体规则</w:t>
      </w:r>
      <w:commentRangeEnd w:id="0"/>
      <w:r>
        <w:commentReference w:id="0"/>
      </w:r>
    </w:p>
    <w:p w14:paraId="256E731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0" w:author="AL" w:date="2026-07-29T19:11:01Z"/>
          <w:rFonts w:hint="eastAsia" w:eastAsia="宋体"/>
          <w:lang w:val="en-US" w:eastAsia="zh-CN"/>
        </w:rPr>
      </w:pPr>
      <w:r>
        <w:t>发布个人信息保护政策是个人信息控制者遵循公开透明原则的重要体现，是保证个人信息主体知情权的重要手段，还是约束自身行为和配合监督管理的重要机制。个人信息保护政策应清晰、准确、完整地描述个人信息控制者的个人信息处理行为。</w:t>
      </w:r>
      <w:r>
        <w:rPr>
          <w:rFonts w:hint="eastAsia" w:eastAsia="宋体"/>
          <w:lang w:val="en-US" w:eastAsia="zh-CN"/>
        </w:rPr>
        <w:t>因此，对于生成的隐私政策模板使用说明：公司需承诺提供的信息准确，隐私政策涉及公司承诺的地方能够落实，确保隐私政策的内容是真实、准确的，方可投入使用。</w:t>
      </w:r>
    </w:p>
    <w:p w14:paraId="6B2324E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ins w:id="1" w:author="AL" w:date="2026-07-29T19:11:04Z">
        <w:r>
          <w:rPr>
            <w:rFonts w:hint="eastAsia" w:eastAsia="宋体"/>
            <w:lang w:val="en-US" w:eastAsia="zh-CN"/>
          </w:rPr>
          <w:t>延展</w:t>
        </w:r>
      </w:ins>
      <w:ins w:id="2" w:author="AL" w:date="2026-07-29T19:11:05Z">
        <w:r>
          <w:rPr>
            <w:rFonts w:hint="eastAsia" w:eastAsia="宋体"/>
            <w:lang w:val="en-US" w:eastAsia="zh-CN"/>
          </w:rPr>
          <w:t>、合规</w:t>
        </w:r>
      </w:ins>
      <w:ins w:id="3" w:author="AL" w:date="2026-07-29T19:11:06Z">
        <w:r>
          <w:rPr>
            <w:rFonts w:hint="eastAsia" w:eastAsia="宋体"/>
            <w:lang w:val="en-US" w:eastAsia="zh-CN"/>
          </w:rPr>
          <w:t>要求</w:t>
        </w:r>
      </w:ins>
    </w:p>
    <w:tbl>
      <w:tblPr>
        <w:tblStyle w:val="8"/>
        <w:tblW w:w="5065"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Change w:id="4" w:author="AL" w:date="2026-08-21T16:10:11Z">
          <w:tblPr>
            <w:tblStyle w:val="8"/>
            <w:tblW w:w="5062"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PrChange>
      </w:tblPr>
      <w:tblGrid>
        <w:gridCol w:w="9056"/>
        <w:gridCol w:w="1875"/>
        <w:gridCol w:w="3839"/>
        <w:tblGridChange w:id="5">
          <w:tblGrid>
            <w:gridCol w:w="9050"/>
            <w:gridCol w:w="1874"/>
            <w:gridCol w:w="3837"/>
          </w:tblGrid>
        </w:tblGridChange>
      </w:tblGrid>
      <w:tr w14:paraId="06642C9E">
        <w:trPr>
          <w:trHeight w:val="0" w:hRule="atLeast"/>
          <w:trPrChange w:id="6" w:author="AL" w:date="2026-08-21T16:10:11Z">
            <w:trPr>
              <w:trHeight w:val="0" w:hRule="atLeast"/>
            </w:trPr>
          </w:trPrChange>
        </w:trPr>
        <w:tc>
          <w:tcPr>
            <w:tcW w:w="3065" w:type="pct"/>
            <w:vAlign w:val="top"/>
            <w:tcPrChange w:id="7" w:author="AL" w:date="2026-08-21T16:10:11Z">
              <w:tcPr>
                <w:tcW w:w="3065" w:type="pct"/>
                <w:vAlign w:val="top"/>
              </w:tcPr>
            </w:tcPrChange>
          </w:tcPr>
          <w:p w14:paraId="62F19D3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jc w:val="center"/>
              <w:textAlignment w:val="baseline"/>
              <w:rPr>
                <w:rFonts w:hint="default" w:eastAsia="宋体"/>
                <w:b/>
                <w:bCs/>
                <w:lang w:val="en-US" w:eastAsia="zh-CN"/>
              </w:rPr>
            </w:pPr>
            <w:r>
              <w:rPr>
                <w:rFonts w:hint="eastAsia" w:eastAsia="宋体"/>
                <w:b/>
                <w:bCs/>
                <w:lang w:val="en-US" w:eastAsia="zh-CN"/>
              </w:rPr>
              <w:t>隐私政策每章节的内容示例</w:t>
            </w:r>
            <w:ins w:id="8" w:author="AL" w:date="2026-07-14T16:45:11Z">
              <w:r>
                <w:rPr>
                  <w:rFonts w:hint="eastAsia" w:eastAsia="宋体"/>
                  <w:b/>
                  <w:bCs/>
                  <w:lang w:val="en-US" w:eastAsia="zh-CN"/>
                </w:rPr>
                <w:t>（</w:t>
              </w:r>
            </w:ins>
            <w:ins w:id="9" w:author="AL" w:date="2026-07-14T16:45:12Z">
              <w:r>
                <w:rPr>
                  <w:rFonts w:hint="eastAsia" w:eastAsia="宋体"/>
                  <w:b/>
                  <w:bCs/>
                  <w:lang w:val="en-US" w:eastAsia="zh-CN"/>
                </w:rPr>
                <w:t>智能体</w:t>
              </w:r>
            </w:ins>
            <w:ins w:id="10" w:author="AL" w:date="2026-07-14T16:45:14Z">
              <w:r>
                <w:rPr>
                  <w:rFonts w:hint="eastAsia" w:eastAsia="宋体"/>
                  <w:b/>
                  <w:bCs/>
                  <w:lang w:val="en-US" w:eastAsia="zh-CN"/>
                </w:rPr>
                <w:t>提炼</w:t>
              </w:r>
            </w:ins>
            <w:ins w:id="11" w:author="AL" w:date="2026-07-14T16:45:15Z">
              <w:r>
                <w:rPr>
                  <w:rFonts w:hint="eastAsia" w:eastAsia="宋体"/>
                  <w:b/>
                  <w:bCs/>
                  <w:lang w:val="en-US" w:eastAsia="zh-CN"/>
                </w:rPr>
                <w:t>结构）</w:t>
              </w:r>
            </w:ins>
          </w:p>
        </w:tc>
        <w:tc>
          <w:tcPr>
            <w:tcW w:w="634" w:type="pct"/>
            <w:vAlign w:val="top"/>
            <w:tcPrChange w:id="12" w:author="AL" w:date="2026-08-21T16:10:11Z">
              <w:tcPr>
                <w:tcW w:w="634" w:type="pct"/>
                <w:vAlign w:val="top"/>
              </w:tcPr>
            </w:tcPrChange>
          </w:tcPr>
          <w:p w14:paraId="1CCCB61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jc w:val="center"/>
              <w:textAlignment w:val="baseline"/>
              <w:rPr>
                <w:b/>
                <w:bCs/>
              </w:rPr>
            </w:pPr>
            <w:r>
              <w:rPr>
                <w:b/>
                <w:bCs/>
              </w:rPr>
              <w:t>编写要求</w:t>
            </w:r>
          </w:p>
        </w:tc>
        <w:tc>
          <w:tcPr>
            <w:tcW w:w="1299" w:type="pct"/>
            <w:vAlign w:val="top"/>
            <w:tcPrChange w:id="13" w:author="AL" w:date="2026-08-21T16:10:11Z">
              <w:tcPr>
                <w:tcW w:w="1299" w:type="pct"/>
                <w:vAlign w:val="top"/>
              </w:tcPr>
            </w:tcPrChange>
          </w:tcPr>
          <w:p w14:paraId="6D8D7F6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jc w:val="center"/>
              <w:textAlignment w:val="baseline"/>
              <w:rPr>
                <w:rFonts w:hint="default" w:eastAsia="宋体"/>
                <w:b/>
                <w:bCs/>
                <w:lang w:val="en-US" w:eastAsia="zh-CN"/>
              </w:rPr>
            </w:pPr>
            <w:r>
              <w:rPr>
                <w:rFonts w:hint="eastAsia" w:eastAsia="宋体"/>
                <w:b/>
                <w:bCs/>
                <w:lang w:val="en-US" w:eastAsia="zh-CN"/>
              </w:rPr>
              <w:t>对客的问题</w:t>
            </w:r>
            <w:r>
              <w:rPr>
                <w:rFonts w:hint="eastAsia" w:eastAsia="宋体"/>
                <w:lang w:eastAsia="zh-CN"/>
              </w:rPr>
              <w:t>（</w:t>
            </w:r>
            <w:r>
              <w:rPr>
                <w:rFonts w:hint="eastAsia" w:eastAsia="宋体"/>
                <w:lang w:val="en-US" w:eastAsia="zh-CN"/>
              </w:rPr>
              <w:t>必需的信息）</w:t>
            </w:r>
            <w:ins w:id="14" w:author="AL" w:date="2026-07-14T16:44:47Z">
              <w:r>
                <w:rPr>
                  <w:rFonts w:hint="eastAsia" w:eastAsia="宋体"/>
                  <w:lang w:val="en-US" w:eastAsia="zh-CN"/>
                </w:rPr>
                <w:t>交互页面</w:t>
              </w:r>
            </w:ins>
          </w:p>
        </w:tc>
      </w:tr>
      <w:tr w14:paraId="5964351A">
        <w:trPr>
          <w:trHeight w:val="0" w:hRule="atLeast"/>
          <w:trPrChange w:id="15" w:author="AL" w:date="2026-08-21T16:10:11Z">
            <w:trPr>
              <w:trHeight w:val="0" w:hRule="atLeast"/>
            </w:trPr>
          </w:trPrChange>
        </w:trPr>
        <w:tc>
          <w:tcPr>
            <w:tcW w:w="3065" w:type="pct"/>
            <w:vAlign w:val="top"/>
            <w:tcPrChange w:id="16" w:author="AL" w:date="2026-08-21T16:10:11Z">
              <w:tcPr>
                <w:tcW w:w="3065" w:type="pct"/>
                <w:vAlign w:val="top"/>
              </w:tcPr>
            </w:tcPrChange>
          </w:tcPr>
          <w:p w14:paraId="53D0AC5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rPr>
                <w:rFonts w:hint="eastAsia"/>
              </w:rPr>
              <w:t>“抖音”指北京抖音科技有限公司（曾用名“北京微播视界科技有限公司”）及其关联方（以下简称“我们”）合法拥有并运营的、标注名称为抖音（包括抖音火山版、抖音极速版、抖音聊天及社交相关服务版本-多闪、抖音音乐版-汽水音乐、抖音旗下中长视频版本-抖音精选、抖音XR、抖音直播伴侣、抖音商城、AI抖音（曾用名“抖音搜索”）、抖音旗下热门玩法与 AI 创作独立版本-随变、抖省省、可颂等关联版本）的客户端应用程序、官方网站以及供第三方网站和应用程序使用的软件开发工具包（SDK）和应用程序编程接口（API）。</w:t>
            </w:r>
          </w:p>
        </w:tc>
        <w:tc>
          <w:tcPr>
            <w:tcW w:w="634" w:type="pct"/>
            <w:vAlign w:val="top"/>
            <w:tcPrChange w:id="17" w:author="AL" w:date="2026-08-21T16:10:11Z">
              <w:tcPr>
                <w:tcW w:w="634" w:type="pct"/>
                <w:vAlign w:val="top"/>
              </w:tcPr>
            </w:tcPrChange>
          </w:tcPr>
          <w:p w14:paraId="34ECA6C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lang w:val="en-US" w:eastAsia="zh-CN"/>
              </w:rPr>
            </w:pPr>
            <w:r>
              <w:t>该部分为适用范围。包含个人信息保护政策所适用的产品或服务范围、所适用的个人信息主体类型、生效及更新时间等。</w:t>
            </w:r>
          </w:p>
          <w:p w14:paraId="7835D57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lang w:val="en-US" w:eastAsia="zh-CN"/>
              </w:rPr>
              <w:t>x公司部分填写：</w:t>
            </w:r>
            <w:r>
              <w:rPr>
                <w:rFonts w:hint="eastAsia"/>
              </w:rPr>
              <w:t>**实际“个人信息处理者”的客户主体名称，以及（如需要）“我们/本公司”用语的定义口径。该部分应与合同主体、营业执照/对外披露主体一致。</w:t>
            </w:r>
          </w:p>
          <w:p w14:paraId="1D361C2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**不要写什么：**不要使用与实际处理主体不一致的名称；不要将未参与处理或并非控制者/管理者的主体写进“我们”。</w:t>
            </w:r>
          </w:p>
          <w:p w14:paraId="665C974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lang w:val="en-US" w:eastAsia="zh-CN"/>
              </w:rPr>
            </w:pPr>
            <w:r>
              <w:rPr>
                <w:rFonts w:hint="eastAsia"/>
              </w:rPr>
              <w:t>**与客户尽调资料的关系：**来自客户尽调提供的企业主体信息（企业名称</w:t>
            </w:r>
            <w:r>
              <w:rPr>
                <w:rFonts w:hint="eastAsia"/>
                <w:lang w:eastAsia="zh-CN"/>
              </w:rPr>
              <w:t>）</w:t>
            </w:r>
          </w:p>
          <w:p w14:paraId="7230CBE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lang w:val="en-US" w:eastAsia="zh-CN"/>
              </w:rPr>
            </w:pPr>
            <w:r>
              <w:rPr>
                <w:rFonts w:hint="eastAsia"/>
                <w:lang w:val="en-US" w:eastAsia="zh-CN"/>
              </w:rPr>
              <w:t>xxx产品或服务</w:t>
            </w:r>
            <w:r>
              <w:rPr>
                <w:rFonts w:hint="default"/>
                <w:lang w:val="en-US" w:eastAsia="zh-CN"/>
              </w:rPr>
              <w:t>要写什么：**概括性描述：在使用客户提供的哪些产品/服务、参与哪些活动时会处理个人信息，并与后文场景章节呼应。**不要写什么：**不要把与业务无关的处理场景写进概述；不要把“可能处理一切信息”写成无限泛化目的。**与客户尽调资料的关系：**来自客户尽调</w:t>
            </w:r>
            <w:r>
              <w:rPr>
                <w:rFonts w:hint="eastAsia"/>
                <w:lang w:val="en-US" w:eastAsia="zh-CN"/>
              </w:rPr>
              <w:t>提供的“产品名称”</w:t>
            </w:r>
          </w:p>
          <w:p w14:paraId="5E985E8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lang w:val="en-US" w:eastAsia="zh-CN"/>
              </w:rPr>
            </w:pPr>
            <w:r>
              <w:rPr>
                <w:rFonts w:hint="eastAsia"/>
                <w:lang w:val="en-US" w:eastAsia="zh-CN"/>
              </w:rPr>
              <w:t>更新日期要写什么：本政策定稿后自动填入日期</w:t>
            </w:r>
          </w:p>
          <w:p w14:paraId="62DD519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lang w:val="en-US" w:eastAsia="zh-CN"/>
              </w:rPr>
            </w:pPr>
            <w:r>
              <w:rPr>
                <w:rFonts w:hint="eastAsia"/>
                <w:lang w:val="en-US" w:eastAsia="zh-CN"/>
              </w:rPr>
              <w:t>不要写什么：</w:t>
            </w:r>
            <w:r>
              <w:rPr>
                <w:rFonts w:hint="default"/>
                <w:lang w:val="en-US" w:eastAsia="zh-CN"/>
              </w:rPr>
              <w:t>不要在未最终定稿、尚未确定版本生效安排前填具体日期；不要写“追溯生效”“以实际为准但不说明”等不确定表述。</w:t>
            </w:r>
          </w:p>
        </w:tc>
        <w:tc>
          <w:tcPr>
            <w:tcW w:w="1299" w:type="pct"/>
            <w:vAlign w:val="top"/>
            <w:tcPrChange w:id="18" w:author="AL" w:date="2026-08-21T16:10:11Z">
              <w:tcPr>
                <w:tcW w:w="1299" w:type="pct"/>
                <w:vAlign w:val="top"/>
              </w:tcPr>
            </w:tcPrChange>
          </w:tcPr>
          <w:p w14:paraId="062DBD98">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lang w:val="en-US" w:eastAsia="zh-CN"/>
              </w:rPr>
            </w:pPr>
            <w:r>
              <w:rPr>
                <w:rFonts w:hint="eastAsia"/>
              </w:rPr>
              <w:t>实际“个人信息处理者</w:t>
            </w:r>
            <w:r>
              <w:rPr>
                <w:rFonts w:hint="eastAsia"/>
                <w:lang w:eastAsia="zh-CN"/>
              </w:rPr>
              <w:t>（</w:t>
            </w:r>
            <w:r>
              <w:rPr>
                <w:rFonts w:hint="eastAsia"/>
                <w:lang w:val="en-US" w:eastAsia="zh-CN"/>
              </w:rPr>
              <w:t>客户</w:t>
            </w:r>
            <w:ins w:id="19" w:author="AL" w:date="2026-07-14T16:42:18Z">
              <w:r>
                <w:rPr>
                  <w:rFonts w:hint="eastAsia"/>
                  <w:lang w:val="en-US" w:eastAsia="zh-CN"/>
                </w:rPr>
                <w:t>、</w:t>
              </w:r>
            </w:ins>
            <w:ins w:id="20" w:author="AL" w:date="2026-07-14T16:42:21Z">
              <w:r>
                <w:rPr>
                  <w:rFonts w:hint="eastAsia"/>
                  <w:lang w:val="en-US" w:eastAsia="zh-CN"/>
                </w:rPr>
                <w:t>关联</w:t>
              </w:r>
            </w:ins>
            <w:ins w:id="21" w:author="AL" w:date="2026-07-14T16:42:22Z">
              <w:r>
                <w:rPr>
                  <w:rFonts w:hint="eastAsia"/>
                  <w:lang w:val="en-US" w:eastAsia="zh-CN"/>
                </w:rPr>
                <w:t>公司</w:t>
              </w:r>
            </w:ins>
            <w:r>
              <w:rPr>
                <w:rFonts w:hint="eastAsia"/>
                <w:lang w:val="en-US" w:eastAsia="zh-CN"/>
              </w:rPr>
              <w:t>）的主体名称：</w:t>
            </w:r>
          </w:p>
          <w:p w14:paraId="2325ABD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420" w:leftChars="0"/>
              <w:textAlignment w:val="auto"/>
              <w:rPr>
                <w:rFonts w:hint="eastAsia"/>
                <w:lang w:val="en-US" w:eastAsia="zh-CN"/>
              </w:rPr>
            </w:pPr>
            <w:r>
              <w:rPr>
                <w:rFonts w:hint="eastAsia" w:eastAsia="宋体"/>
                <w:lang w:val="en-US" w:eastAsia="zh-CN"/>
              </w:rPr>
              <w:t>规则：</w:t>
            </w:r>
            <w:r>
              <w:rPr>
                <w:rFonts w:hint="eastAsia"/>
              </w:rPr>
              <w:t>该部分应与合同主体、营业执照/对外披露主体一致。</w:t>
            </w:r>
            <w:bookmarkStart w:id="0" w:name="_GoBack"/>
            <w:bookmarkEnd w:id="0"/>
          </w:p>
          <w:p w14:paraId="3322864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lang w:val="en-US" w:eastAsia="zh-CN"/>
              </w:rPr>
            </w:pPr>
          </w:p>
        </w:tc>
      </w:tr>
      <w:tr w14:paraId="2DDD531A">
        <w:trPr>
          <w:trHeight w:val="0" w:hRule="atLeast"/>
          <w:trPrChange w:id="22" w:author="AL" w:date="2026-08-21T16:10:11Z">
            <w:trPr>
              <w:trHeight w:val="0" w:hRule="atLeast"/>
            </w:trPr>
          </w:trPrChange>
        </w:trPr>
        <w:tc>
          <w:tcPr>
            <w:tcW w:w="3065" w:type="pct"/>
            <w:vAlign w:val="top"/>
            <w:tcPrChange w:id="23" w:author="AL" w:date="2026-08-21T16:10:11Z">
              <w:tcPr>
                <w:tcW w:w="3065" w:type="pct"/>
                <w:vAlign w:val="top"/>
              </w:tcPr>
            </w:tcPrChange>
          </w:tcPr>
          <w:p w14:paraId="4077B35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下文将帮您详细了解我们如何收集、使用、存储、传输、公开与保护个人信息；帮您了解查询、更正、补充、删除、复制、转移个人信息的方式。其中，有关您个人信息权益的重要内容已用加粗形式提示，请特别关注。</w:t>
            </w:r>
          </w:p>
          <w:p w14:paraId="3EC9A20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p>
          <w:p w14:paraId="64308BC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1.我们如何收集和使用个人信息</w:t>
            </w:r>
          </w:p>
          <w:p w14:paraId="0F75CB5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2.数据使用过程中涉及的合作方以及转移、公开个人信息</w:t>
            </w:r>
          </w:p>
          <w:p w14:paraId="2A6158D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3.管理您的个人信息</w:t>
            </w:r>
          </w:p>
          <w:p w14:paraId="67F2B2E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4.我们如何保护个人信息的安全</w:t>
            </w:r>
          </w:p>
          <w:p w14:paraId="4505F2B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5.我们如何存储个人信息</w:t>
            </w:r>
          </w:p>
          <w:p w14:paraId="2F89809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6.我们如何保护未成年人</w:t>
            </w:r>
          </w:p>
          <w:p w14:paraId="3F9A55C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7.隐私政策的查阅和修订</w:t>
            </w:r>
          </w:p>
          <w:p w14:paraId="56FDC6E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rPr>
                <w:rFonts w:hint="eastAsia"/>
              </w:rPr>
              <w:t>8.联系我们</w:t>
            </w:r>
          </w:p>
        </w:tc>
        <w:tc>
          <w:tcPr>
            <w:tcW w:w="634" w:type="pct"/>
            <w:vAlign w:val="top"/>
            <w:tcPrChange w:id="24" w:author="AL" w:date="2026-08-21T16:10:11Z">
              <w:tcPr>
                <w:tcW w:w="634" w:type="pct"/>
                <w:vAlign w:val="top"/>
              </w:tcPr>
            </w:tcPrChange>
          </w:tcPr>
          <w:p w14:paraId="5F7A766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lang w:val="en-US" w:eastAsia="zh-CN"/>
              </w:rPr>
            </w:pPr>
            <w:r>
              <w:rPr>
                <w:rFonts w:hint="eastAsia"/>
                <w:lang w:val="en-US" w:eastAsia="zh-CN"/>
              </w:rPr>
              <w:t>这是目录，根据最终定稿的章节标题自动生成</w:t>
            </w:r>
          </w:p>
        </w:tc>
        <w:tc>
          <w:tcPr>
            <w:tcW w:w="1299" w:type="pct"/>
            <w:vAlign w:val="top"/>
            <w:tcPrChange w:id="25" w:author="AL" w:date="2026-08-21T16:10:11Z">
              <w:tcPr>
                <w:tcW w:w="1299" w:type="pct"/>
                <w:vAlign w:val="top"/>
              </w:tcPr>
            </w:tcPrChange>
          </w:tcPr>
          <w:p w14:paraId="04A32F4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lang w:val="en-US" w:eastAsia="zh-CN"/>
              </w:rPr>
            </w:pPr>
          </w:p>
        </w:tc>
      </w:tr>
      <w:tr w14:paraId="376A1117">
        <w:trPr>
          <w:trHeight w:val="0" w:hRule="atLeast"/>
          <w:trPrChange w:id="26" w:author="AL" w:date="2026-08-21T16:10:11Z">
            <w:trPr>
              <w:trHeight w:val="0" w:hRule="atLeast"/>
            </w:trPr>
          </w:trPrChange>
        </w:trPr>
        <w:tc>
          <w:tcPr>
            <w:tcW w:w="3065" w:type="pct"/>
            <w:vAlign w:val="top"/>
            <w:tcPrChange w:id="27" w:author="AL" w:date="2026-08-21T16:10:11Z">
              <w:tcPr>
                <w:tcW w:w="3065" w:type="pct"/>
                <w:vAlign w:val="top"/>
              </w:tcPr>
            </w:tcPrChange>
          </w:tcPr>
          <w:p w14:paraId="2CD0F57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1 我们如何收集和使用个人信息</w:t>
            </w:r>
          </w:p>
          <w:p w14:paraId="4EAE908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1.1 账号服务</w:t>
            </w:r>
          </w:p>
          <w:p w14:paraId="70F81CE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1.1.1 注册、登录</w:t>
            </w:r>
          </w:p>
          <w:p w14:paraId="0F4DFBB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当您注册、登录抖音及使用相关服务时，您可以通过手机号码创建账号，并且您可以完善相关的网络身份识别信息（抖音号、头像、昵称、密码），我们收集这些信息是为了帮助您完成注册。收集手机号码是履行国家法律法规关于网络实名制（真实身份信息认证）要求的必要信息，如果您拒绝提供手机号码用于注册、登录，我们可能无法为您提供信息发布（包括发视频、评论等）功能。</w:t>
            </w:r>
          </w:p>
          <w:p w14:paraId="2C97A89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基于我们与通信运营商的合作，当您使用“一键登录”功能时，经过您的同意，我们会使用运营商提供的功能，将您设备中的手机号码作为您的注册、登录账号并免于密码或动态验证码核验，为您提供快捷的注册、登录服务。如果您不希望使用“一键登录”功能，可以通过其他方式注册、登录抖音。</w:t>
            </w:r>
          </w:p>
          <w:p w14:paraId="1158284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为了让您更安全、便捷地登录抖音，我们在部分设备向您提供刷脸登录服务，登录时您可向我们提供您的脸部图像或视频，该信息仅供与您已留存在平台的信息进行比对，以核验您的身份。该脸部图像或视频属于您的个人敏感信息，我们仅接收验证结果，不存储您在登录过程中提供的脸部图像或视频；如您不需要使用刷脸登录服务，您也可以选择其他登录方式。</w:t>
            </w:r>
          </w:p>
          <w:p w14:paraId="4D2DD5D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您可以使用第三方账号注册、登录抖音，但需要授权我们获取您在第三方平台的信息（头像、昵称等公开信息以及您授权的其他信息），用于生成与该第三方账号绑定的抖音账号，使您可以直接注册、登录并使用抖音和相关服务。部分情况下，我们需要重新验证并绑定您的手机号码，以确认该第三方账号的真实性和关联性。</w:t>
            </w:r>
          </w:p>
          <w:p w14:paraId="6A0A275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为方便您登录和找回账号，您可以根据3.1.3条的指引设置保存登录信息开关。如保存登录信息开关打开，我们会记录您的账号登录信息，在您重新登录或找回账号时，优先为您展示保存的账号供您登录。</w:t>
            </w:r>
          </w:p>
          <w:p w14:paraId="194C606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如果您忘记了您的抖音的登录方式，可以使用找回密码功能。为保障您账号的安全，我们可能需要您填写相关信息以进行验证，必要时可能通过真实身份信息验证等方式验证您的身份。</w:t>
            </w:r>
          </w:p>
          <w:p w14:paraId="717B3D4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1.1.2 实名认证</w:t>
            </w:r>
          </w:p>
          <w:p w14:paraId="3682F96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在您开通直播、申请提现、开通生活服务/电商带货等经营身份或使用其他需实名认证的功能或服务时，为符合法律法规相关要求，保障您或其他用户的安全，或维护功能/服务的安全稳定，需要您提供真实身份信息（真实姓名、身份证件号码或人脸信息，根据实际情况可能有所不同）以完成实名认证。您可以自主选择是否进行实名认证，账号未实名认证不影响您使用其他不需要实名认证也可以使用的功能或服务，但在我们有合理理由认为您的账号存在风险时，我们也可能通过实名认证的方式核验账号的安全性。</w:t>
            </w:r>
          </w:p>
          <w:p w14:paraId="5C27D3B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在实名认证的过程中，可能需要由提供认证服务的第三方认证机构核验您的真实身份信息。这些信息仅供完成实名认证的目的，或其他法律法规所规定的用途，未经您明示授权不会用作其他目的。您可以拒绝提供，但将可能无法使用必须实名认证才可使用的功能或相关服务。不能使用此类功能或服务，不影响您使用其他功能与服务。</w:t>
            </w:r>
          </w:p>
          <w:p w14:paraId="67EBB59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基于法律法规的相关要求，您的实名认证信息还可能被我们用于未成年人（包括儿童）保护、防沉迷相关的产品或服务。</w:t>
            </w:r>
          </w:p>
          <w:p w14:paraId="0D57546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1.2 内容浏览和搜索</w:t>
            </w:r>
          </w:p>
          <w:p w14:paraId="686D3C4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在您浏览抖音内容的过程中，我们会记录您的使用情况。如果您未登录账号，我们会通过设备对应的标识符信息来记录您的点击、浏览、分享、反馈信息。如果您已登录账号，我们会通过您的抖音账号记录您的点击、浏览、分享、关注、收藏、反馈、发布、点赞（喜欢）、评论等。</w:t>
            </w:r>
          </w:p>
          <w:p w14:paraId="765F26D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在为您提供同城频道内容或者与设备所在位置相关的内容或服务时，经过您的授权，我们会使用与本服务相关的地理位置信息（如精确定位信息、WLAN接入点、蓝牙和基站、传感器信息），包括您在使用本服务中提供的信息，例如您在账号资料中设置的地址信息、或您上传的内容中添加的地理位置链接，以保障内容或服务的质量，并向您推荐可能感兴趣的内容或服务。其中精确定位信息是个人敏感信息，若您拒绝授权位置权限会影响定位的准确性，但不会影响其他功能与服务的正常使用，我们也仅会基于网络信息（如IP）、经过您授权的相应地理位置信息对应的城市及/或区县及/或街道向您展示可能相关的内容或服务。在同城频道中，您也可以自行设置所在城市，我们会按照您的设置提供该地理位置相关的内容或服务。</w:t>
            </w:r>
          </w:p>
          <w:p w14:paraId="2F54DC8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当您使用搜索时，我们会收集、分析您的搜索指令（可能是文本、语音或图像形式）、搜索日志记录。同时，为了向您展示相关程度更高的搜索结果，我们会根据内容相关性、时效性等因素自动对搜索结果进行排序。部分搜索结果、相关搜索词将可能根据您的搜索/浏览历史、位置信息、日志信息等进行展示。</w:t>
            </w:r>
          </w:p>
          <w:p w14:paraId="209DBFD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为了提供高效的搜索服务，部分前述信息还会暂时存储在您的本地存储设备之中，并向您展示搜索结果内容、搜索历史记录，您可在点击搜索图标后查看和删除本地搜索历史记录。</w:t>
            </w:r>
          </w:p>
          <w:p w14:paraId="6CECEB6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短视频浏览和搜索是抖音的基本功能，在基本功能中我们会为您提供非个性化的优质内容和搜索结果。如何使用基本功能及相关的个人信息，请见本隐私政策第3.1.1条，并请在抖音手机客户端对应条款位置设置基本功能模式。</w:t>
            </w:r>
          </w:p>
          <w:p w14:paraId="1D663B3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eastAsia"/>
              </w:rPr>
              <w:t>当您播放视频等内容时，为了适配您的设备状态，我们会调用设备的重力、加速度、陀螺仪等传感器，以识别您的设备横竖屏状态。</w:t>
            </w:r>
          </w:p>
        </w:tc>
        <w:tc>
          <w:tcPr>
            <w:tcW w:w="634" w:type="pct"/>
            <w:vAlign w:val="top"/>
            <w:tcPrChange w:id="28" w:author="AL" w:date="2026-08-21T16:10:11Z">
              <w:tcPr>
                <w:tcW w:w="634" w:type="pct"/>
                <w:vAlign w:val="top"/>
              </w:tcPr>
            </w:tcPrChange>
          </w:tcPr>
          <w:p w14:paraId="48D8547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t>1、详细列举收集和使用个人信息的业务功能，不应使用概括性语言。</w:t>
            </w:r>
          </w:p>
          <w:p w14:paraId="6D4B9D8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t>2 、根据不同业务功能， 分别列出各业务功能所收集的个人信息类型。</w:t>
            </w:r>
          </w:p>
          <w:p w14:paraId="1D7E05D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eastAsia="宋体"/>
                <w:lang w:val="en-US" w:eastAsia="zh-CN"/>
              </w:rPr>
              <w:t>3</w:t>
            </w:r>
            <w:r>
              <w:t xml:space="preserve"> 、不应使用概括性语言综述所收集个人信息，如“我们收集您的身份等相关信息”此类描述，而应明确写明“我们收集您的姓名、电话号码、地址</w:t>
            </w:r>
            <w:r>
              <w:rPr>
                <w:rFonts w:hint="eastAsia"/>
                <w:lang w:val="en-US" w:eastAsia="zh-CN"/>
              </w:rPr>
              <w:t>信息</w:t>
            </w:r>
          </w:p>
          <w:p w14:paraId="7A479AB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**不要写什么：**不要把未在尽调中出现的数据字段写进去；不要在这里用过于笼统的“我们可能收集相关信息”等取代字段级披露。</w:t>
            </w:r>
          </w:p>
          <w:p w14:paraId="12103AC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**与客户尽调资料的关系：**这一章是“字段/场景/收集方式”的映射结果；必须读取客户的：</w:t>
            </w:r>
          </w:p>
          <w:p w14:paraId="74C1D39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个人信息字段（决定披露“收集了什么”）</w:t>
            </w:r>
          </w:p>
          <w:p w14:paraId="0F2B69C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业务场景</w:t>
            </w:r>
            <w:r>
              <w:rPr>
                <w:rFonts w:hint="eastAsia"/>
                <w:lang w:eastAsia="zh-CN"/>
              </w:rPr>
              <w:t>、</w:t>
            </w:r>
            <w:r>
              <w:rPr>
                <w:rFonts w:hint="eastAsia"/>
                <w:lang w:val="en-US" w:eastAsia="zh-CN"/>
              </w:rPr>
              <w:t>使用目的</w:t>
            </w:r>
            <w:r>
              <w:rPr>
                <w:rFonts w:hint="eastAsia"/>
              </w:rPr>
              <w:t>（决定“何时为什么收集”）</w:t>
            </w:r>
          </w:p>
        </w:tc>
        <w:tc>
          <w:tcPr>
            <w:tcW w:w="1299" w:type="pct"/>
            <w:vAlign w:val="top"/>
            <w:tcPrChange w:id="29" w:author="AL" w:date="2026-08-21T16:10:11Z">
              <w:tcPr>
                <w:tcW w:w="1299" w:type="pct"/>
                <w:vAlign w:val="top"/>
              </w:tcPr>
            </w:tcPrChange>
          </w:tcPr>
          <w:p w14:paraId="774B15B3">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default"/>
                <w:color w:val="0000FF"/>
                <w:lang w:val="en-US" w:eastAsia="zh-CN"/>
                <w:rPrChange w:id="30" w:author="AL" w:date="2026-07-14T13:09:30Z">
                  <w:rPr>
                    <w:rFonts w:hint="default"/>
                    <w:lang w:val="en-US" w:eastAsia="zh-CN"/>
                  </w:rPr>
                </w:rPrChange>
              </w:rPr>
            </w:pPr>
            <w:r>
              <w:rPr>
                <w:rFonts w:hint="eastAsia"/>
                <w:color w:val="0000FF"/>
                <w:lang w:val="en-US" w:eastAsia="zh-CN"/>
                <w:rPrChange w:id="31" w:author="AL" w:date="2026-07-14T13:09:30Z">
                  <w:rPr>
                    <w:rFonts w:hint="eastAsia"/>
                    <w:lang w:val="en-US" w:eastAsia="zh-CN"/>
                  </w:rPr>
                </w:rPrChange>
              </w:rPr>
              <w:t>我们如何收集和使用个人信息</w:t>
            </w:r>
          </w:p>
          <w:p w14:paraId="19B1E64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420" w:leftChars="0"/>
              <w:textAlignment w:val="auto"/>
              <w:rPr>
                <w:ins w:id="32" w:author="AL" w:date="2026-07-14T13:07:52Z"/>
                <w:rFonts w:hint="eastAsia"/>
                <w:lang w:val="en-US" w:eastAsia="zh-CN"/>
              </w:rPr>
            </w:pPr>
            <w:ins w:id="33" w:author="AL" w:date="2026-07-14T13:07:27Z">
              <w:r>
                <w:rPr>
                  <w:rFonts w:hint="eastAsia"/>
                  <w:lang w:val="en-US" w:eastAsia="zh-CN"/>
                </w:rPr>
                <w:t>行业</w:t>
              </w:r>
            </w:ins>
          </w:p>
          <w:p w14:paraId="4F5D3E6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420" w:leftChars="0"/>
              <w:textAlignment w:val="auto"/>
              <w:rPr>
                <w:ins w:id="34" w:author="AL" w:date="2026-07-14T13:09:02Z"/>
                <w:rFonts w:hint="eastAsia"/>
                <w:lang w:val="en-US" w:eastAsia="zh-CN"/>
              </w:rPr>
            </w:pPr>
            <w:ins w:id="35" w:author="AL" w:date="2026-07-14T13:07:53Z">
              <w:r>
                <w:rPr>
                  <w:rFonts w:hint="eastAsia"/>
                  <w:lang w:val="en-US" w:eastAsia="zh-CN"/>
                </w:rPr>
                <w:t>39</w:t>
              </w:r>
            </w:ins>
            <w:ins w:id="36" w:author="AL" w:date="2026-07-14T13:07:54Z">
              <w:r>
                <w:rPr>
                  <w:rFonts w:hint="eastAsia"/>
                  <w:lang w:val="en-US" w:eastAsia="zh-CN"/>
                </w:rPr>
                <w:t>类</w:t>
              </w:r>
            </w:ins>
            <w:ins w:id="37" w:author="AL" w:date="2026-07-14T13:07:59Z">
              <w:r>
                <w:rPr>
                  <w:rFonts w:hint="eastAsia"/>
                  <w:lang w:val="en-US" w:eastAsia="zh-CN"/>
                </w:rPr>
                <w:t>行业</w:t>
              </w:r>
            </w:ins>
            <w:ins w:id="38" w:author="AL" w:date="2026-07-14T13:08:09Z">
              <w:r>
                <w:rPr>
                  <w:rFonts w:hint="eastAsia"/>
                  <w:lang w:val="en-US" w:eastAsia="zh-CN"/>
                </w:rPr>
                <w:t>，</w:t>
              </w:r>
            </w:ins>
            <w:ins w:id="39" w:author="AL" w:date="2026-07-14T13:08:12Z">
              <w:r>
                <w:rPr>
                  <w:rFonts w:hint="eastAsia"/>
                  <w:lang w:val="en-US" w:eastAsia="zh-CN"/>
                </w:rPr>
                <w:t>先梳理</w:t>
              </w:r>
            </w:ins>
            <w:ins w:id="40" w:author="AL" w:date="2026-07-14T13:08:14Z">
              <w:r>
                <w:rPr>
                  <w:rFonts w:hint="eastAsia"/>
                  <w:lang w:val="en-US" w:eastAsia="zh-CN"/>
                </w:rPr>
                <w:t>信息</w:t>
              </w:r>
            </w:ins>
            <w:ins w:id="41" w:author="AL" w:date="2026-07-14T13:08:16Z">
              <w:r>
                <w:rPr>
                  <w:rFonts w:hint="eastAsia"/>
                  <w:lang w:val="en-US" w:eastAsia="zh-CN"/>
                </w:rPr>
                <w:t>类别</w:t>
              </w:r>
            </w:ins>
            <w:ins w:id="42" w:author="AL" w:date="2026-07-14T13:08:17Z">
              <w:r>
                <w:rPr>
                  <w:rFonts w:hint="eastAsia"/>
                  <w:lang w:val="en-US" w:eastAsia="zh-CN"/>
                </w:rPr>
                <w:t>、</w:t>
              </w:r>
            </w:ins>
            <w:ins w:id="43" w:author="AL" w:date="2026-07-14T13:08:18Z">
              <w:r>
                <w:rPr>
                  <w:rFonts w:hint="eastAsia"/>
                  <w:lang w:val="en-US" w:eastAsia="zh-CN"/>
                </w:rPr>
                <w:t>目的</w:t>
              </w:r>
            </w:ins>
          </w:p>
          <w:p w14:paraId="1CABF37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420" w:leftChars="0"/>
              <w:textAlignment w:val="auto"/>
              <w:rPr>
                <w:rFonts w:hint="default"/>
                <w:lang w:val="en-US" w:eastAsia="zh-CN"/>
              </w:rPr>
            </w:pPr>
            <w:ins w:id="44" w:author="AL" w:date="2026-07-14T13:09:03Z">
              <w:r>
                <w:rPr>
                  <w:rFonts w:hint="eastAsia"/>
                  <w:lang w:val="en-US" w:eastAsia="zh-CN"/>
                </w:rPr>
                <w:t>交互</w:t>
              </w:r>
            </w:ins>
            <w:ins w:id="45" w:author="AL" w:date="2026-07-14T13:09:04Z">
              <w:r>
                <w:rPr>
                  <w:rFonts w:hint="eastAsia"/>
                  <w:lang w:val="en-US" w:eastAsia="zh-CN"/>
                </w:rPr>
                <w:t>页面</w:t>
              </w:r>
            </w:ins>
          </w:p>
          <w:p w14:paraId="332388AF">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default"/>
                <w:lang w:val="en-US" w:eastAsia="zh-CN"/>
              </w:rPr>
              <w:t>产品名称</w:t>
            </w:r>
            <w:r>
              <w:rPr>
                <w:rFonts w:hint="default"/>
                <w:lang w:val="en-US" w:eastAsia="zh-CN"/>
              </w:rPr>
              <w:tab/>
            </w:r>
            <w:r>
              <w:rPr>
                <w:rFonts w:hint="default"/>
                <w:lang w:val="en-US" w:eastAsia="zh-CN"/>
              </w:rPr>
              <w:tab/>
            </w:r>
          </w:p>
          <w:p w14:paraId="0312A79F">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default"/>
                <w:lang w:val="en-US" w:eastAsia="zh-CN"/>
              </w:rPr>
              <w:t>"个人信息</w:t>
            </w:r>
            <w:r>
              <w:rPr>
                <w:rFonts w:hint="eastAsia"/>
                <w:lang w:val="en-US" w:eastAsia="zh-CN"/>
              </w:rPr>
              <w:t>字段</w:t>
            </w:r>
            <w:r>
              <w:rPr>
                <w:rFonts w:hint="default"/>
                <w:lang w:val="en-US" w:eastAsia="zh-CN"/>
              </w:rPr>
              <w:t>（生物识别、宗教信仰、特定身份、医疗健康、金融账户、行踪轨迹、不满14周岁的未成年人个人信息属于敏感个人信息，如有，请加粗注明）</w:t>
            </w:r>
          </w:p>
          <w:p w14:paraId="659FE7F0">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default"/>
                <w:lang w:val="en-US" w:eastAsia="zh-CN"/>
              </w:rPr>
              <w:t>个人信息主体类型（个人客户、员工、供应商联系人、经销商等）</w:t>
            </w:r>
          </w:p>
          <w:p w14:paraId="4212AC34">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rPr>
            </w:pPr>
            <w:r>
              <w:rPr>
                <w:rFonts w:hint="eastAsia"/>
                <w:lang w:val="en-US" w:eastAsia="zh-CN"/>
              </w:rPr>
              <w:t>收集该类个人信息的业务场景和使用目的：</w:t>
            </w:r>
            <w:r>
              <w:rPr>
                <w:rFonts w:hint="default"/>
                <w:lang w:val="en-US" w:eastAsia="zh-CN"/>
              </w:rPr>
              <w:t>是否必须收集及原因（需具体到每个字段进行说明）</w:t>
            </w:r>
          </w:p>
          <w:p w14:paraId="6F39FE36">
            <w:pPr>
              <w:keepNext w:val="0"/>
              <w:keepLines w:val="0"/>
              <w:pageBreakBefore w:val="0"/>
              <w:widowControl w:val="0"/>
              <w:numPr>
                <w:ilvl w:val="0"/>
                <w:numId w:val="3"/>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rPr>
            </w:pPr>
            <w:r>
              <w:rPr>
                <w:rFonts w:hint="default"/>
                <w:lang w:val="en-US" w:eastAsia="zh-CN"/>
              </w:rPr>
              <w:t>个人信息收集方式（用户主动填写/公司</w:t>
            </w:r>
            <w:r>
              <w:rPr>
                <w:rFonts w:hint="eastAsia"/>
                <w:lang w:val="en-US" w:eastAsia="zh-CN"/>
              </w:rPr>
              <w:t>自动从用户设备收集/个人主动公开的个人信息</w:t>
            </w:r>
            <w:r>
              <w:rPr>
                <w:rFonts w:hint="default"/>
                <w:lang w:val="en-US" w:eastAsia="zh-CN"/>
              </w:rPr>
              <w:t>）</w:t>
            </w:r>
          </w:p>
        </w:tc>
      </w:tr>
      <w:tr w14:paraId="12E45F02">
        <w:trPr>
          <w:trHeight w:val="90" w:hRule="atLeast"/>
          <w:trPrChange w:id="46" w:author="AL" w:date="2026-08-21T16:10:11Z">
            <w:trPr>
              <w:trHeight w:val="90" w:hRule="atLeast"/>
            </w:trPr>
          </w:trPrChange>
        </w:trPr>
        <w:tc>
          <w:tcPr>
            <w:tcW w:w="3065" w:type="pct"/>
            <w:vAlign w:val="top"/>
            <w:tcPrChange w:id="47" w:author="AL" w:date="2026-08-21T16:10:11Z">
              <w:tcPr>
                <w:tcW w:w="3065" w:type="pct"/>
                <w:vAlign w:val="top"/>
              </w:tcPr>
            </w:tcPrChange>
          </w:tcPr>
          <w:p w14:paraId="631E2D0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如果您是星享俱乐部会员，为了保证星享俱乐部活动的正常运营并保护您在星享卡和星享俱乐部账户项下的权益，我们会发送给您关于您的星享卡、星享俱乐部账户和/或仅针对星享俱乐部会员的通信（详情请见《星享俱乐部活动的条款和条件》）（以下简称“星享俱乐部通信”）。如果您拒绝接收此等通信，根据您在注册星享俱乐部账户时同意的条款和条件，请您向星巴克申请终止该星享俱乐部账户。</w:t>
            </w:r>
          </w:p>
          <w:p w14:paraId="2613013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如果您是星享俱乐部会员，您有权通过星巴克中国官网或星巴克App自行选择是否接收星巴克或星巴克的供应商向您所提供的联系方式发送的、除星享俱乐部通信以外的其他通信（包括与星巴克产品和/或服务有关的促销信息）。</w:t>
            </w:r>
          </w:p>
          <w:p w14:paraId="7FDE5E6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如果您不希望收到该等其他通信，请通过星巴克中国官网或星巴克App，登录您的星享俱乐部账户，进入相关网页来相应设置您的“通信订阅选择”。对于星巴克中国官网，请在“我的账户”-“管理我的账户”-“设置”页面进行管理。对于星巴克App，请在</w:t>
            </w:r>
            <w:r>
              <w:rPr>
                <w:rFonts w:hint="default" w:eastAsia="宋体"/>
                <w:color w:val="0000FF"/>
                <w:lang w:val="en-US" w:eastAsia="zh-CN"/>
                <w:rPrChange w:id="48" w:author="AL" w:date="2026-07-14T17:08:08Z">
                  <w:rPr>
                    <w:rFonts w:hint="default" w:eastAsia="宋体"/>
                    <w:lang w:val="en-US" w:eastAsia="zh-CN"/>
                  </w:rPr>
                </w:rPrChange>
              </w:rPr>
              <w:t>“我的”-“设置”-“消息与隐私”-“订阅通信”</w:t>
            </w:r>
            <w:r>
              <w:rPr>
                <w:rFonts w:hint="default" w:eastAsia="宋体"/>
                <w:lang w:val="en-US" w:eastAsia="zh-CN"/>
              </w:rPr>
              <w:t>页面选择是否关闭“订阅通信”以管理与星享好礼或新的优惠活动有关的通知。关闭该等通知后，您将不会再收到星享好礼或优惠活动的通知，但您仍可以收到星享俱乐部通信，以保障您的相关权益。</w:t>
            </w:r>
          </w:p>
        </w:tc>
        <w:tc>
          <w:tcPr>
            <w:tcW w:w="634" w:type="pct"/>
            <w:vAlign w:val="top"/>
            <w:tcPrChange w:id="49" w:author="AL" w:date="2026-08-21T16:10:11Z">
              <w:tcPr>
                <w:tcW w:w="634" w:type="pct"/>
                <w:vAlign w:val="top"/>
              </w:tcPr>
            </w:tcPrChange>
          </w:tcPr>
          <w:p w14:paraId="218F33B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yellow"/>
                <w:lang w:val="en-US" w:eastAsia="zh-CN"/>
              </w:rPr>
            </w:pPr>
            <w:r>
              <w:rPr>
                <w:rFonts w:hint="eastAsia" w:eastAsia="宋体"/>
                <w:highlight w:val="yellow"/>
                <w:lang w:val="en-US" w:eastAsia="zh-CN"/>
              </w:rPr>
              <w:t>涉及商业信息推送则调用本章（非个性化推荐）</w:t>
            </w:r>
          </w:p>
        </w:tc>
        <w:tc>
          <w:tcPr>
            <w:tcW w:w="1299" w:type="pct"/>
            <w:vAlign w:val="top"/>
            <w:tcPrChange w:id="50" w:author="AL" w:date="2026-08-21T16:10:11Z">
              <w:tcPr>
                <w:tcW w:w="1299" w:type="pct"/>
                <w:vAlign w:val="top"/>
              </w:tcPr>
            </w:tcPrChange>
          </w:tcPr>
          <w:p w14:paraId="57EA67C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ins w:id="51" w:author="AL" w:date="2026-07-14T13:10:02Z"/>
                <w:rFonts w:hint="default"/>
                <w:lang w:val="en-US" w:eastAsia="zh-CN"/>
              </w:rPr>
            </w:pPr>
            <w:ins w:id="52" w:author="AL" w:date="2026-07-14T13:10:02Z">
              <w:r>
                <w:rPr>
                  <w:rFonts w:hint="eastAsia"/>
                  <w:lang w:val="en-US" w:eastAsia="zh-CN"/>
                </w:rPr>
                <w:t>勾选</w:t>
              </w:r>
            </w:ins>
          </w:p>
          <w:p w14:paraId="63BA444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lang w:val="en-US" w:eastAsia="zh-CN"/>
              </w:rPr>
            </w:pPr>
            <w:r>
              <w:rPr>
                <w:rFonts w:hint="eastAsia"/>
                <w:lang w:val="en-US" w:eastAsia="zh-CN"/>
              </w:rPr>
              <w:t>推送的信息的内容</w:t>
            </w:r>
          </w:p>
          <w:p w14:paraId="735C024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ins w:id="53" w:author="AL" w:date="2026-07-14T17:07:15Z"/>
                <w:rFonts w:hint="eastAsia"/>
                <w:lang w:val="en-US" w:eastAsia="zh-CN"/>
              </w:rPr>
            </w:pPr>
            <w:r>
              <w:rPr>
                <w:rFonts w:hint="eastAsia"/>
                <w:lang w:val="en-US" w:eastAsia="zh-CN"/>
              </w:rPr>
              <w:t>推送信息的关闭方式</w:t>
            </w:r>
          </w:p>
          <w:p w14:paraId="27BF280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lang w:val="en-US" w:eastAsia="zh-CN"/>
              </w:rPr>
            </w:pPr>
          </w:p>
        </w:tc>
      </w:tr>
      <w:tr w14:paraId="15D5B943">
        <w:trPr>
          <w:trHeight w:val="90" w:hRule="atLeast"/>
          <w:trPrChange w:id="54" w:author="AL" w:date="2026-08-21T16:10:11Z">
            <w:trPr>
              <w:trHeight w:val="90" w:hRule="atLeast"/>
            </w:trPr>
          </w:trPrChange>
        </w:trPr>
        <w:tc>
          <w:tcPr>
            <w:tcW w:w="3065" w:type="pct"/>
            <w:vAlign w:val="top"/>
            <w:tcPrChange w:id="55" w:author="AL" w:date="2026-08-21T16:10:11Z">
              <w:tcPr>
                <w:tcW w:w="3065" w:type="pct"/>
                <w:vAlign w:val="top"/>
              </w:tcPr>
            </w:tcPrChange>
          </w:tcPr>
          <w:p w14:paraId="3AE0CD2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none"/>
                <w:lang w:val="en-US" w:eastAsia="zh-CN"/>
              </w:rPr>
            </w:pPr>
            <w:r>
              <w:rPr>
                <w:rFonts w:hint="default" w:eastAsia="宋体"/>
                <w:highlight w:val="none"/>
                <w:lang w:val="en-US" w:eastAsia="zh-CN"/>
              </w:rPr>
              <w:t>个性化推荐</w:t>
            </w:r>
          </w:p>
          <w:p w14:paraId="4325786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none"/>
                <w:lang w:val="en-US" w:eastAsia="zh-CN"/>
              </w:rPr>
            </w:pPr>
            <w:r>
              <w:rPr>
                <w:rFonts w:hint="default" w:eastAsia="宋体"/>
                <w:highlight w:val="none"/>
                <w:lang w:val="en-US" w:eastAsia="zh-CN"/>
              </w:rPr>
              <w:t>为了向您展示、推荐相关性更高的信息，提供更契合您要求的服务，抖音会收集、使用您的个人信息并通过计算机算法模型自动计算、预测您的偏好，以匹配您可能感兴趣的信息或服务，以下我们将向您详细说明该个性化推荐服务的运行机制以及您实现控制的方式。</w:t>
            </w:r>
          </w:p>
          <w:p w14:paraId="5221745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none"/>
                <w:lang w:val="en-US" w:eastAsia="zh-CN"/>
              </w:rPr>
            </w:pPr>
            <w:r>
              <w:rPr>
                <w:rFonts w:hint="default" w:eastAsia="宋体"/>
                <w:highlight w:val="none"/>
                <w:lang w:val="en-US" w:eastAsia="zh-CN"/>
              </w:rPr>
              <w:t>a) 个性化推荐服务的适用范围：我们提供个性化推荐服务的范围包括但不限于展示图文或视频/直播内容，提供搜索结果，推荐商品、服务或广告，推荐特效/模板/文字/话题词等素材，提供个性化的产品功能、推荐您可能认识的朋友等。</w:t>
            </w:r>
          </w:p>
          <w:p w14:paraId="5DCD4A8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none"/>
                <w:lang w:val="en-US" w:eastAsia="zh-CN"/>
              </w:rPr>
            </w:pPr>
            <w:r>
              <w:rPr>
                <w:rFonts w:hint="default" w:eastAsia="宋体"/>
                <w:highlight w:val="none"/>
                <w:lang w:val="en-US" w:eastAsia="zh-CN"/>
              </w:rPr>
              <w:t>b) 个性化推荐服务收集的字段：为了向您提供个性化的服务，我们可能会收集、使用您的设备信息（包括硬件型号、操作系统版本、设备标识符（Android如AndroidID、OAID、GAID，iOS如IDFV、IDFA；不同的标识符在有效期、是否可由用户重置以及获取方式方面会有所不同）、设备传感器信息）、位置信息（包括GPS传感器、WLAN接入点、蓝牙和基站信息、IP地址）、您在使用抖音时的行为信息（包括您在使用抖音时的搜索、点击、发布、关注、收藏、浏览、下载、分享等互动交流及交易的操作相关记录）、您填写的个人资料账号（包括昵称、头像、性别、生日、地区等账号信息），以及经您授权从抖音中收集、由其他合作方提供的其他信息。系统会对上述信息进行自动分析和计算，预测您的偏好特征，根据计算结果为您提供个性化推荐内容和服务。</w:t>
            </w:r>
          </w:p>
          <w:p w14:paraId="76C367F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none"/>
                <w:lang w:val="en-US" w:eastAsia="zh-CN"/>
              </w:rPr>
            </w:pPr>
            <w:r>
              <w:rPr>
                <w:rFonts w:hint="default" w:eastAsia="宋体"/>
                <w:highlight w:val="none"/>
                <w:lang w:val="en-US" w:eastAsia="zh-CN"/>
              </w:rPr>
              <w:t>c) 个性化推荐服务的训练和干预：我们会根据您在使用抖音过程中的浏览相关行为对推荐模型进行实时训练和反馈，不断调整优化推荐结果。为了满足您的多元需求，避免同类型内容过于集中，我们会综合运用多样化技术对内容进行自动化处理，更好地向您提供优质内容和服务。</w:t>
            </w:r>
          </w:p>
          <w:p w14:paraId="2A25B7E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none"/>
                <w:lang w:val="en-US" w:eastAsia="zh-CN"/>
              </w:rPr>
            </w:pPr>
            <w:r>
              <w:rPr>
                <w:rFonts w:hint="default" w:eastAsia="宋体"/>
                <w:highlight w:val="none"/>
                <w:lang w:val="en-US" w:eastAsia="zh-CN"/>
              </w:rPr>
              <w:t>您可根据本隐私政策第3.1.5条的介绍关闭或管理个性化的内容推荐，或根据本隐私政策第3.1.6条的介绍关闭个性化或程序化广告推送，当您关闭后，我们不会基于个性化推荐的目的处理您的个人信息，而仅会向您推送与您的偏好无关的具有普遍性的内容或广告。</w:t>
            </w:r>
          </w:p>
          <w:p w14:paraId="050B4B4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none"/>
                <w:lang w:val="en-US" w:eastAsia="zh-CN"/>
              </w:rPr>
            </w:pPr>
            <w:r>
              <w:rPr>
                <w:rFonts w:hint="default" w:eastAsia="宋体"/>
                <w:highlight w:val="none"/>
                <w:lang w:val="en-US" w:eastAsia="zh-CN"/>
              </w:rPr>
              <w:t>如果您认为我们在个性化推荐服务中的部分决定是通过自动化决策机制作出的，且这些决定对您的合法权益有重大影响，您可以通过本隐私政策第8.2条中提供的Dataprivacy@bytedance.com邮箱联系我们，要求我们予以说明，您有权拒绝仅通过自动化决策的方式作出的决定。</w:t>
            </w:r>
          </w:p>
        </w:tc>
        <w:tc>
          <w:tcPr>
            <w:tcW w:w="634" w:type="pct"/>
            <w:vAlign w:val="top"/>
            <w:tcPrChange w:id="56" w:author="AL" w:date="2026-08-21T16:10:11Z">
              <w:tcPr>
                <w:tcW w:w="634" w:type="pct"/>
                <w:vAlign w:val="top"/>
              </w:tcPr>
            </w:tcPrChange>
          </w:tcPr>
          <w:p w14:paraId="1663F5A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57" w:author="AL" w:date="2026-07-14T13:11:02Z"/>
                <w:rFonts w:hint="eastAsia" w:eastAsia="宋体"/>
                <w:highlight w:val="none"/>
                <w:lang w:val="en-US" w:eastAsia="zh-CN"/>
              </w:rPr>
            </w:pPr>
            <w:r>
              <w:rPr>
                <w:rFonts w:hint="eastAsia" w:eastAsia="宋体"/>
                <w:highlight w:val="none"/>
                <w:lang w:val="en-US" w:eastAsia="zh-CN"/>
              </w:rPr>
              <w:t>如涉及个性化推荐，则调用本章</w:t>
            </w:r>
          </w:p>
          <w:p w14:paraId="662EF56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none"/>
                <w:lang w:val="en-US" w:eastAsia="zh-CN"/>
              </w:rPr>
            </w:pPr>
            <w:ins w:id="58" w:author="AL" w:date="2026-07-14T13:11:10Z">
              <w:r>
                <w:rPr>
                  <w:rFonts w:hint="eastAsia" w:eastAsia="宋体"/>
                  <w:highlight w:val="none"/>
                  <w:lang w:val="en-US" w:eastAsia="zh-CN"/>
                </w:rPr>
                <w:t>从</w:t>
              </w:r>
            </w:ins>
            <w:ins w:id="59" w:author="AL" w:date="2026-07-14T13:11:12Z">
              <w:r>
                <w:rPr>
                  <w:rFonts w:hint="eastAsia" w:eastAsia="宋体"/>
                  <w:highlight w:val="none"/>
                  <w:lang w:val="en-US" w:eastAsia="zh-CN"/>
                </w:rPr>
                <w:t>实现</w:t>
              </w:r>
            </w:ins>
            <w:ins w:id="60" w:author="AL" w:date="2026-07-14T13:11:13Z">
              <w:r>
                <w:rPr>
                  <w:rFonts w:hint="eastAsia" w:eastAsia="宋体"/>
                  <w:highlight w:val="none"/>
                  <w:lang w:val="en-US" w:eastAsia="zh-CN"/>
                </w:rPr>
                <w:t>效果的</w:t>
              </w:r>
            </w:ins>
            <w:ins w:id="61" w:author="AL" w:date="2026-07-14T13:11:14Z">
              <w:r>
                <w:rPr>
                  <w:rFonts w:hint="eastAsia" w:eastAsia="宋体"/>
                  <w:highlight w:val="none"/>
                  <w:lang w:val="en-US" w:eastAsia="zh-CN"/>
                </w:rPr>
                <w:t>角度</w:t>
              </w:r>
            </w:ins>
            <w:ins w:id="62" w:author="AL" w:date="2026-07-14T13:11:15Z">
              <w:r>
                <w:rPr>
                  <w:rFonts w:hint="eastAsia" w:eastAsia="宋体"/>
                  <w:highlight w:val="none"/>
                  <w:lang w:val="en-US" w:eastAsia="zh-CN"/>
                </w:rPr>
                <w:t>描述</w:t>
              </w:r>
            </w:ins>
            <w:ins w:id="63" w:author="AL" w:date="2026-07-14T13:11:20Z">
              <w:r>
                <w:rPr>
                  <w:rFonts w:hint="eastAsia" w:eastAsia="宋体"/>
                  <w:highlight w:val="none"/>
                  <w:lang w:val="en-US" w:eastAsia="zh-CN"/>
                </w:rPr>
                <w:t>，</w:t>
              </w:r>
            </w:ins>
            <w:ins w:id="64" w:author="AL" w:date="2026-07-14T13:11:23Z">
              <w:r>
                <w:rPr>
                  <w:rFonts w:hint="eastAsia" w:eastAsia="宋体"/>
                  <w:highlight w:val="none"/>
                  <w:lang w:val="en-US" w:eastAsia="zh-CN"/>
                </w:rPr>
                <w:t>表现形式。</w:t>
              </w:r>
            </w:ins>
          </w:p>
        </w:tc>
        <w:tc>
          <w:tcPr>
            <w:tcW w:w="1299" w:type="pct"/>
            <w:vAlign w:val="top"/>
            <w:tcPrChange w:id="65" w:author="AL" w:date="2026-08-21T16:10:11Z">
              <w:tcPr>
                <w:tcW w:w="1299" w:type="pct"/>
                <w:vAlign w:val="top"/>
              </w:tcPr>
            </w:tcPrChange>
          </w:tcPr>
          <w:p w14:paraId="6FF008B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ins w:id="66" w:author="AL" w:date="2026-07-14T13:10:17Z"/>
                <w:rFonts w:hint="eastAsia"/>
                <w:highlight w:val="none"/>
                <w:lang w:val="en-US" w:eastAsia="zh-CN"/>
              </w:rPr>
            </w:pPr>
            <w:ins w:id="67" w:author="AL" w:date="2026-07-14T13:10:17Z">
              <w:r>
                <w:rPr>
                  <w:rFonts w:hint="eastAsia"/>
                  <w:highlight w:val="none"/>
                  <w:lang w:val="en-US" w:eastAsia="zh-CN"/>
                </w:rPr>
                <w:t>勾选</w:t>
              </w:r>
            </w:ins>
          </w:p>
          <w:p w14:paraId="219A3A5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highlight w:val="none"/>
                <w:lang w:val="en-US" w:eastAsia="zh-CN"/>
              </w:rPr>
            </w:pPr>
            <w:r>
              <w:rPr>
                <w:rFonts w:hint="default"/>
                <w:highlight w:val="none"/>
                <w:lang w:val="en-US" w:eastAsia="zh-CN"/>
              </w:rPr>
              <w:t>使用</w:t>
            </w:r>
            <w:r>
              <w:rPr>
                <w:rFonts w:hint="eastAsia"/>
                <w:highlight w:val="none"/>
                <w:lang w:val="en-US" w:eastAsia="zh-CN"/>
              </w:rPr>
              <w:t>个性化推荐的</w:t>
            </w:r>
            <w:r>
              <w:rPr>
                <w:rFonts w:hint="default"/>
                <w:highlight w:val="none"/>
                <w:lang w:val="en-US" w:eastAsia="zh-CN"/>
              </w:rPr>
              <w:t>场景和目的</w:t>
            </w:r>
            <w:r>
              <w:rPr>
                <w:rFonts w:hint="eastAsia"/>
                <w:highlight w:val="none"/>
                <w:lang w:val="en-US" w:eastAsia="zh-CN"/>
              </w:rPr>
              <w:t>：</w:t>
            </w:r>
          </w:p>
          <w:p w14:paraId="38BA16CF">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highlight w:val="none"/>
                <w:lang w:val="en-US" w:eastAsia="zh-CN"/>
              </w:rPr>
            </w:pPr>
            <w:r>
              <w:rPr>
                <w:rFonts w:hint="eastAsia"/>
                <w:highlight w:val="none"/>
                <w:lang w:val="en-US" w:eastAsia="zh-CN"/>
              </w:rPr>
              <w:t>如，将个人信息用于用户画像、个性化展示等功能（例如根据个人信息主体的搜索结果推荐感兴趣的信息）、商品推荐（如涉及不同人不同价格，请注明）</w:t>
            </w:r>
          </w:p>
          <w:p w14:paraId="1D16680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highlight w:val="none"/>
                <w:lang w:val="en-US" w:eastAsia="zh-CN"/>
              </w:rPr>
            </w:pPr>
            <w:r>
              <w:rPr>
                <w:rFonts w:hint="eastAsia"/>
                <w:highlight w:val="none"/>
                <w:lang w:val="en-US" w:eastAsia="zh-CN"/>
              </w:rPr>
              <w:t>使用个性化推荐需处理的</w:t>
            </w:r>
            <w:r>
              <w:rPr>
                <w:rFonts w:hint="default"/>
                <w:highlight w:val="none"/>
                <w:lang w:val="en-US" w:eastAsia="zh-CN"/>
              </w:rPr>
              <w:t>个人信息</w:t>
            </w:r>
            <w:r>
              <w:rPr>
                <w:rFonts w:hint="eastAsia"/>
                <w:highlight w:val="none"/>
                <w:lang w:val="en-US" w:eastAsia="zh-CN"/>
              </w:rPr>
              <w:t>的</w:t>
            </w:r>
            <w:r>
              <w:rPr>
                <w:rFonts w:hint="default"/>
                <w:highlight w:val="none"/>
                <w:lang w:val="en-US" w:eastAsia="zh-CN"/>
              </w:rPr>
              <w:t>类型</w:t>
            </w:r>
          </w:p>
          <w:p w14:paraId="335F825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highlight w:val="none"/>
                <w:lang w:val="en-US" w:eastAsia="zh-CN"/>
              </w:rPr>
            </w:pPr>
            <w:r>
              <w:rPr>
                <w:rFonts w:hint="default"/>
                <w:highlight w:val="none"/>
                <w:lang w:val="en-US" w:eastAsia="zh-CN"/>
              </w:rPr>
              <w:t>个人自动化决策处理个人信息的种类</w:t>
            </w:r>
          </w:p>
          <w:p w14:paraId="1C65ECFE">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highlight w:val="none"/>
                <w:lang w:val="en-US" w:eastAsia="zh-CN"/>
              </w:rPr>
            </w:pPr>
            <w:r>
              <w:rPr>
                <w:rFonts w:hint="eastAsia"/>
                <w:highlight w:val="none"/>
                <w:lang w:val="en-US" w:eastAsia="zh-CN"/>
              </w:rPr>
              <w:t>需说明</w:t>
            </w:r>
            <w:r>
              <w:rPr>
                <w:rFonts w:hint="default"/>
                <w:highlight w:val="none"/>
                <w:lang w:val="en-US" w:eastAsia="zh-CN"/>
              </w:rPr>
              <w:t>用户拒绝</w:t>
            </w:r>
            <w:r>
              <w:rPr>
                <w:rFonts w:hint="eastAsia"/>
                <w:highlight w:val="none"/>
                <w:lang w:val="en-US" w:eastAsia="zh-CN"/>
              </w:rPr>
              <w:t>个性化推荐的方式</w:t>
            </w:r>
          </w:p>
          <w:p w14:paraId="105EC70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highlight w:val="none"/>
                <w:lang w:val="en-US" w:eastAsia="zh-CN"/>
              </w:rPr>
            </w:pPr>
          </w:p>
        </w:tc>
      </w:tr>
      <w:tr w14:paraId="13D50013">
        <w:trPr>
          <w:trHeight w:val="1234" w:hRule="atLeast"/>
          <w:trPrChange w:id="68" w:author="AL" w:date="2026-08-21T16:10:11Z">
            <w:trPr>
              <w:trHeight w:val="1234" w:hRule="atLeast"/>
            </w:trPr>
          </w:trPrChange>
        </w:trPr>
        <w:tc>
          <w:tcPr>
            <w:tcW w:w="3065" w:type="pct"/>
            <w:vAlign w:val="top"/>
            <w:tcPrChange w:id="69" w:author="AL" w:date="2026-08-21T16:10:11Z">
              <w:tcPr>
                <w:tcW w:w="3065" w:type="pct"/>
                <w:vAlign w:val="top"/>
              </w:tcPr>
            </w:tcPrChange>
          </w:tcPr>
          <w:p w14:paraId="2C136E5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为了确保绿米公司平台良好地运行，我们会使用Cookie及其类似技术，如像素标签和网站信标等。借助于Cookie，网站能够存储您的偏好数据，以帮助您获得更轻松的访问体验，同时也能帮助我们更好地了解用户的行为，告诉我们用户浏览了绿米公司平台的哪些部分，衡量我们的服务效果并加以改善。我们不会将Cookie用于本隐私政策所述目的之外的任何用途。您可根据自己的偏好管理或删除Cookie，管理或删除Cookie的操作方式为：浏览器工具→选项→隐私/高级→管理/删除Cookies，不同类型或版本的浏览器设置路径可能会略有不同。您可以清除计算机上保存的所有Cookie，大部分网络浏览器都设有阻止Cookie的功能。</w:t>
            </w:r>
          </w:p>
        </w:tc>
        <w:tc>
          <w:tcPr>
            <w:tcW w:w="634" w:type="pct"/>
            <w:vAlign w:val="top"/>
            <w:tcPrChange w:id="70" w:author="AL" w:date="2026-08-21T16:10:11Z">
              <w:tcPr>
                <w:tcW w:w="634" w:type="pct"/>
                <w:vAlign w:val="top"/>
              </w:tcPr>
            </w:tcPrChange>
          </w:tcPr>
          <w:p w14:paraId="14F32AFD">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Chars="0"/>
              <w:textAlignment w:val="auto"/>
              <w:rPr>
                <w:rFonts w:hint="default"/>
                <w:lang w:val="en-US" w:eastAsia="zh-CN"/>
              </w:rPr>
            </w:pPr>
            <w:r>
              <w:rPr>
                <w:rFonts w:hint="eastAsia"/>
                <w:lang w:val="en-US" w:eastAsia="zh-CN"/>
              </w:rPr>
              <w:t>告知用户使用cookeie的目的</w:t>
            </w:r>
          </w:p>
          <w:p w14:paraId="0CD5F135">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Chars="0"/>
              <w:textAlignment w:val="auto"/>
              <w:rPr>
                <w:rFonts w:hint="default"/>
                <w:lang w:val="en-US" w:eastAsia="zh-CN"/>
              </w:rPr>
            </w:pPr>
            <w:r>
              <w:rPr>
                <w:rFonts w:hint="eastAsia"/>
                <w:lang w:val="en-US" w:eastAsia="zh-CN"/>
              </w:rPr>
              <w:t>承诺不会将Cookie用于隐私政策之外的任何其他用途；</w:t>
            </w:r>
          </w:p>
          <w:p w14:paraId="739E83F3">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Chars="0"/>
              <w:textAlignment w:val="auto"/>
              <w:rPr>
                <w:rFonts w:hint="default"/>
                <w:lang w:val="en-US" w:eastAsia="zh-CN"/>
              </w:rPr>
            </w:pPr>
            <w:r>
              <w:rPr>
                <w:rFonts w:hint="eastAsia"/>
                <w:lang w:val="en-US" w:eastAsia="zh-CN"/>
              </w:rPr>
              <w:t>告知用户可以以及如何删除Cookie；</w:t>
            </w:r>
          </w:p>
          <w:p w14:paraId="6116F7D3">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Chars="0"/>
              <w:textAlignment w:val="auto"/>
              <w:rPr>
                <w:rFonts w:hint="default"/>
                <w:lang w:val="en-US" w:eastAsia="zh-CN"/>
              </w:rPr>
            </w:pPr>
            <w:r>
              <w:rPr>
                <w:rFonts w:hint="eastAsia"/>
                <w:lang w:val="en-US" w:eastAsia="zh-CN"/>
              </w:rPr>
              <w:t>告知用户使用了哪些同类技术</w:t>
            </w:r>
          </w:p>
          <w:p w14:paraId="238BAFD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yellow"/>
                <w:lang w:val="en-US" w:eastAsia="zh-CN"/>
              </w:rPr>
            </w:pPr>
          </w:p>
        </w:tc>
        <w:tc>
          <w:tcPr>
            <w:tcW w:w="1299" w:type="pct"/>
            <w:vAlign w:val="top"/>
            <w:tcPrChange w:id="71" w:author="AL" w:date="2026-08-21T16:10:11Z">
              <w:tcPr>
                <w:tcW w:w="1299" w:type="pct"/>
                <w:vAlign w:val="top"/>
              </w:tcPr>
            </w:tcPrChange>
          </w:tcPr>
          <w:p w14:paraId="66525B0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lang w:val="en-US" w:eastAsia="zh-CN"/>
              </w:rPr>
            </w:pPr>
            <w:r>
              <w:rPr>
                <w:rFonts w:hint="default"/>
                <w:lang w:val="en-US" w:eastAsia="zh-CN"/>
              </w:rPr>
              <w:t>是否涉及使用cookie等同类技术（包括脚本、Clickstream、Web 信标、 Flash cookie、内嵌 Web 链接等）收集个人信息</w:t>
            </w:r>
          </w:p>
          <w:p w14:paraId="43DF12B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eastAsia"/>
                <w:lang w:val="en-US" w:eastAsia="zh-CN"/>
              </w:rPr>
            </w:pPr>
            <w:r>
              <w:rPr>
                <w:rFonts w:hint="eastAsia"/>
                <w:lang w:val="en-US" w:eastAsia="zh-CN"/>
              </w:rPr>
              <w:t>如涉及，则回答:</w:t>
            </w:r>
          </w:p>
          <w:p w14:paraId="5BC09B84">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default"/>
                <w:lang w:val="en-US" w:eastAsia="zh-CN"/>
              </w:rPr>
            </w:pPr>
            <w:r>
              <w:rPr>
                <w:rFonts w:hint="default"/>
                <w:lang w:val="en-US" w:eastAsia="zh-CN"/>
              </w:rPr>
              <w:t>使用场景和目的</w:t>
            </w:r>
          </w:p>
          <w:p w14:paraId="181277F5">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lang w:val="en-US" w:eastAsia="zh-CN"/>
              </w:rPr>
            </w:pPr>
            <w:r>
              <w:rPr>
                <w:rFonts w:hint="eastAsia"/>
                <w:lang w:val="en-US" w:eastAsia="zh-CN"/>
              </w:rPr>
              <w:t>如为了产品/服务的安全和高效运转、帮助用户获得更轻松的访问体验、确认账户的安全状态、排查崩溃异常情况等；</w:t>
            </w:r>
          </w:p>
        </w:tc>
      </w:tr>
      <w:tr w14:paraId="796DCAC2">
        <w:trPr>
          <w:trHeight w:val="1234" w:hRule="atLeast"/>
          <w:trPrChange w:id="72" w:author="AL" w:date="2026-08-21T16:10:11Z">
            <w:trPr>
              <w:trHeight w:val="1234" w:hRule="atLeast"/>
            </w:trPr>
          </w:trPrChange>
        </w:trPr>
        <w:tc>
          <w:tcPr>
            <w:tcW w:w="3065" w:type="pct"/>
            <w:vAlign w:val="top"/>
            <w:tcPrChange w:id="73" w:author="AL" w:date="2026-08-21T16:10:11Z">
              <w:tcPr>
                <w:tcW w:w="3065" w:type="pct"/>
                <w:vAlign w:val="top"/>
              </w:tcPr>
            </w:tcPrChange>
          </w:tcPr>
          <w:p w14:paraId="76C37EA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服务内容的变更</w:t>
            </w:r>
          </w:p>
          <w:p w14:paraId="2CB2F64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请您了解，随着我们业务的发展，可能会调整抖音提供的产品或服务。如调整变化后的产品或服务所处理个人信息的目的、方式和范围发生变化的，我们会再次向您告知，并根据法律法规的相关要求征得您的同意。</w:t>
            </w:r>
          </w:p>
        </w:tc>
        <w:tc>
          <w:tcPr>
            <w:tcW w:w="634" w:type="pct"/>
            <w:vAlign w:val="top"/>
            <w:tcPrChange w:id="74" w:author="AL" w:date="2026-08-21T16:10:11Z">
              <w:tcPr>
                <w:tcW w:w="634" w:type="pct"/>
                <w:vAlign w:val="top"/>
              </w:tcPr>
            </w:tcPrChange>
          </w:tcPr>
          <w:p w14:paraId="37E651D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yellow"/>
                <w:lang w:val="en-US" w:eastAsia="zh-CN"/>
              </w:rPr>
            </w:pPr>
            <w:r>
              <w:rPr>
                <w:rFonts w:hint="eastAsia" w:eastAsia="宋体"/>
                <w:highlight w:val="yellow"/>
                <w:lang w:val="en-US" w:eastAsia="zh-CN"/>
              </w:rPr>
              <w:t>参照模板填写即可</w:t>
            </w:r>
          </w:p>
        </w:tc>
        <w:tc>
          <w:tcPr>
            <w:tcW w:w="1299" w:type="pct"/>
            <w:vAlign w:val="top"/>
            <w:tcPrChange w:id="75" w:author="AL" w:date="2026-08-21T16:10:11Z">
              <w:tcPr>
                <w:tcW w:w="1299" w:type="pct"/>
                <w:vAlign w:val="top"/>
              </w:tcPr>
            </w:tcPrChange>
          </w:tcPr>
          <w:p w14:paraId="7B526882">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lang w:val="en-US" w:eastAsia="zh-CN"/>
              </w:rPr>
            </w:pPr>
          </w:p>
        </w:tc>
      </w:tr>
      <w:tr w14:paraId="6DA1691B">
        <w:trPr>
          <w:trHeight w:val="618" w:hRule="atLeast"/>
          <w:trPrChange w:id="76" w:author="AL" w:date="2026-08-21T16:10:11Z">
            <w:trPr>
              <w:trHeight w:val="618" w:hRule="atLeast"/>
            </w:trPr>
          </w:trPrChange>
        </w:trPr>
        <w:tc>
          <w:tcPr>
            <w:tcW w:w="3065" w:type="pct"/>
            <w:vAlign w:val="top"/>
            <w:tcPrChange w:id="77" w:author="AL" w:date="2026-08-21T16:10:11Z">
              <w:tcPr>
                <w:tcW w:w="3065" w:type="pct"/>
                <w:vAlign w:val="top"/>
              </w:tcPr>
            </w:tcPrChange>
          </w:tcPr>
          <w:p w14:paraId="09622C0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依法豁免征得同意处理个人信息</w:t>
            </w:r>
          </w:p>
          <w:p w14:paraId="7AD958A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请您理解，在下列情形中，根据法律法规，我们处理您的个人信息无需征得您的授权同意。</w:t>
            </w:r>
          </w:p>
          <w:p w14:paraId="15A74F6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a) 根据您的要求订立或履行合同所必需；</w:t>
            </w:r>
          </w:p>
          <w:p w14:paraId="651027F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b) 为履行法定职责或者法定义务所必需，例如与国家安全、国防安全、与刑事侦查、起诉、审判和判决执行等直接相关的法定职责或者法定义务；</w:t>
            </w:r>
          </w:p>
          <w:p w14:paraId="691B5A6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c) 为应对突发公共卫生事件，或者紧急情况下为保护自然人的生命健康和财产安全所必需；</w:t>
            </w:r>
          </w:p>
          <w:p w14:paraId="17D1683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d) 为公共利益实施新闻报道、舆论监督等行为，在合理的范围内处理个人信息；</w:t>
            </w:r>
          </w:p>
          <w:p w14:paraId="1D1CB83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e) 在合理的范围内处理您自行公开的个人信息，或者其他已经合法公开的个人信息（如合法的新闻报道、政府信息公开等渠道合法公开的个人信息）；</w:t>
            </w:r>
          </w:p>
          <w:p w14:paraId="6FF9930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f) 法律法规规定的其他情形。</w:t>
            </w:r>
          </w:p>
          <w:p w14:paraId="34FD719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lang w:val="en-US" w:eastAsia="zh-CN"/>
              </w:rPr>
              <w:t>特别说明：根据法律规定，如信息无法单独或结合其他信息识别到特定个人的，其不属于个人信息。当您的信息可以单独或结合其他信息识别到您时，或我们把没有与任何特定个人建立联系的数据与您的个人信息结合使用时，我们会将其作为您的个人信息，按照本隐私政策进行处理与保护。</w:t>
            </w:r>
          </w:p>
        </w:tc>
        <w:tc>
          <w:tcPr>
            <w:tcW w:w="634" w:type="pct"/>
            <w:vAlign w:val="top"/>
            <w:tcPrChange w:id="78" w:author="AL" w:date="2026-08-21T16:10:11Z">
              <w:tcPr>
                <w:tcW w:w="634" w:type="pct"/>
                <w:vAlign w:val="top"/>
              </w:tcPr>
            </w:tcPrChange>
          </w:tcPr>
          <w:p w14:paraId="3EA11CD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79" w:author="AL" w:date="2026-07-14T13:13:44Z"/>
                <w:rFonts w:hint="eastAsia" w:eastAsia="宋体"/>
                <w:highlight w:val="yellow"/>
                <w:lang w:val="en-US" w:eastAsia="zh-CN"/>
              </w:rPr>
            </w:pPr>
            <w:r>
              <w:rPr>
                <w:rFonts w:hint="eastAsia" w:eastAsia="宋体"/>
                <w:highlight w:val="yellow"/>
                <w:lang w:val="en-US" w:eastAsia="zh-CN"/>
              </w:rPr>
              <w:t>参照模板填写即可</w:t>
            </w:r>
          </w:p>
          <w:p w14:paraId="6411C55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yellow"/>
                <w:lang w:val="en-US" w:eastAsia="zh-CN"/>
              </w:rPr>
            </w:pPr>
            <w:ins w:id="80" w:author="AL" w:date="2026-07-14T13:13:45Z">
              <w:r>
                <w:rPr>
                  <w:rFonts w:hint="eastAsia" w:eastAsia="宋体"/>
                  <w:highlight w:val="yellow"/>
                  <w:lang w:val="en-US" w:eastAsia="zh-CN"/>
                </w:rPr>
                <w:t>免责</w:t>
              </w:r>
            </w:ins>
            <w:ins w:id="81" w:author="AL" w:date="2026-07-14T13:13:46Z">
              <w:r>
                <w:rPr>
                  <w:rFonts w:hint="eastAsia" w:eastAsia="宋体"/>
                  <w:highlight w:val="yellow"/>
                  <w:lang w:val="en-US" w:eastAsia="zh-CN"/>
                </w:rPr>
                <w:t>声明</w:t>
              </w:r>
            </w:ins>
          </w:p>
        </w:tc>
        <w:tc>
          <w:tcPr>
            <w:tcW w:w="1299" w:type="pct"/>
            <w:vAlign w:val="top"/>
            <w:tcPrChange w:id="82" w:author="AL" w:date="2026-08-21T16:10:11Z">
              <w:tcPr>
                <w:tcW w:w="1299" w:type="pct"/>
                <w:vAlign w:val="top"/>
              </w:tcPr>
            </w:tcPrChange>
          </w:tcPr>
          <w:p w14:paraId="33792D2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lang w:val="en-US" w:eastAsia="zh-CN"/>
              </w:rPr>
            </w:pPr>
          </w:p>
        </w:tc>
      </w:tr>
      <w:tr w14:paraId="6111E83D">
        <w:trPr>
          <w:trHeight w:val="0" w:hRule="atLeast"/>
          <w:trPrChange w:id="83" w:author="AL" w:date="2026-08-21T16:10:11Z">
            <w:trPr>
              <w:trHeight w:val="0" w:hRule="atLeast"/>
            </w:trPr>
          </w:trPrChange>
        </w:trPr>
        <w:tc>
          <w:tcPr>
            <w:tcW w:w="3065" w:type="pct"/>
            <w:vAlign w:val="top"/>
            <w:tcPrChange w:id="84" w:author="AL" w:date="2026-08-21T16:10:11Z">
              <w:tcPr>
                <w:tcW w:w="3065" w:type="pct"/>
                <w:vAlign w:val="top"/>
              </w:tcPr>
            </w:tcPrChange>
          </w:tcPr>
          <w:p w14:paraId="4ADBC70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数据使用过程中涉及的合作方以及转移、公开个人信息</w:t>
            </w:r>
          </w:p>
          <w:p w14:paraId="4C96B66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2.1 数据使用过程中涉及的合作方</w:t>
            </w:r>
          </w:p>
          <w:p w14:paraId="5682C49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2.1.1基本原则</w:t>
            </w:r>
          </w:p>
          <w:p w14:paraId="4D9AC17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我们与合作方合作过程中，将遵守以下原则：</w:t>
            </w:r>
          </w:p>
          <w:p w14:paraId="6062BB3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 合法原则：涉及数据处理活动的，应当遵守合法原则。</w:t>
            </w:r>
          </w:p>
          <w:p w14:paraId="5548089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 正当与最小必要原则：数据使用必须具有正当目的，且应以达成目的必要为限。</w:t>
            </w:r>
          </w:p>
          <w:p w14:paraId="6EC7D31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c) 安全审慎原则： 我们将审慎评估合作方使用数据的目的，对这些合作方的安全保障能力进行综合评估，并要求其遵循合作法律协议。我们会对合作方获取信息的软件工具开发包（SDK）、应用程序接口（API）进行严格的安全监测，以保护数据安全。</w:t>
            </w:r>
          </w:p>
          <w:p w14:paraId="61884B6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eastAsia="宋体"/>
                <w:lang w:val="en-US" w:eastAsia="zh-CN"/>
              </w:rPr>
            </w:pPr>
            <w:r>
              <w:rPr>
                <w:rFonts w:hint="eastAsia" w:eastAsia="宋体"/>
                <w:lang w:val="en-US" w:eastAsia="zh-CN"/>
              </w:rPr>
              <w:t>sdk详情表格</w:t>
            </w:r>
          </w:p>
          <w:p w14:paraId="5C5BF4B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p>
          <w:tbl>
            <w:tblPr>
              <w:tblStyle w:val="5"/>
              <w:tblpPr w:leftFromText="180" w:rightFromText="180" w:vertAnchor="text" w:horzAnchor="page" w:tblpX="64" w:tblpY="514"/>
              <w:tblOverlap w:val="never"/>
              <w:tblW w:w="10906" w:type="dxa"/>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95"/>
              <w:gridCol w:w="1794"/>
              <w:gridCol w:w="3117"/>
              <w:gridCol w:w="1579"/>
              <w:gridCol w:w="1131"/>
              <w:gridCol w:w="2690"/>
            </w:tblGrid>
            <w:tr w14:paraId="231D1AC7">
              <w:trPr>
                <w:trHeight w:val="0" w:hRule="atLeast"/>
                <w:tblHeader/>
              </w:trPr>
              <w:tc>
                <w:tcPr>
                  <w:tcW w:w="595"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5B34AF58">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b/>
                      <w:sz w:val="21"/>
                      <w:szCs w:val="21"/>
                    </w:rPr>
                  </w:pPr>
                  <w:r>
                    <w:rPr>
                      <w:rStyle w:val="7"/>
                      <w:rFonts w:hint="default" w:ascii="Helvetica" w:hAnsi="Helvetica" w:eastAsia="Helvetica" w:cs="Helvetica"/>
                      <w:b/>
                      <w:i w:val="0"/>
                      <w:iCs w:val="0"/>
                      <w:caps w:val="0"/>
                      <w:color w:val="333333"/>
                      <w:spacing w:val="20"/>
                      <w:sz w:val="21"/>
                      <w:szCs w:val="21"/>
                    </w:rPr>
                    <w:t>SDK名称</w:t>
                  </w:r>
                </w:p>
              </w:tc>
              <w:tc>
                <w:tcPr>
                  <w:tcW w:w="1794"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1BC5D970">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b/>
                      <w:sz w:val="21"/>
                      <w:szCs w:val="21"/>
                    </w:rPr>
                  </w:pPr>
                  <w:r>
                    <w:rPr>
                      <w:rStyle w:val="7"/>
                      <w:rFonts w:hint="default" w:ascii="Helvetica" w:hAnsi="Helvetica" w:eastAsia="Helvetica" w:cs="Helvetica"/>
                      <w:b/>
                      <w:i w:val="0"/>
                      <w:iCs w:val="0"/>
                      <w:caps w:val="0"/>
                      <w:color w:val="333333"/>
                      <w:spacing w:val="20"/>
                      <w:sz w:val="21"/>
                      <w:szCs w:val="21"/>
                    </w:rPr>
                    <w:t>使用目的和场景</w:t>
                  </w:r>
                </w:p>
              </w:tc>
              <w:tc>
                <w:tcPr>
                  <w:tcW w:w="3117"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5FB6F436">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b/>
                      <w:sz w:val="21"/>
                      <w:szCs w:val="21"/>
                    </w:rPr>
                  </w:pPr>
                  <w:r>
                    <w:rPr>
                      <w:rStyle w:val="7"/>
                      <w:rFonts w:hint="default" w:ascii="Helvetica" w:hAnsi="Helvetica" w:eastAsia="Helvetica" w:cs="Helvetica"/>
                      <w:b/>
                      <w:i w:val="0"/>
                      <w:iCs w:val="0"/>
                      <w:caps w:val="0"/>
                      <w:color w:val="333333"/>
                      <w:spacing w:val="20"/>
                      <w:sz w:val="21"/>
                      <w:szCs w:val="21"/>
                    </w:rPr>
                    <w:t>收集个人信息的类型</w:t>
                  </w:r>
                </w:p>
              </w:tc>
              <w:tc>
                <w:tcPr>
                  <w:tcW w:w="1579"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6FC86B06">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b/>
                      <w:sz w:val="21"/>
                      <w:szCs w:val="21"/>
                    </w:rPr>
                  </w:pPr>
                  <w:r>
                    <w:rPr>
                      <w:rStyle w:val="7"/>
                      <w:rFonts w:hint="default" w:ascii="Helvetica" w:hAnsi="Helvetica" w:eastAsia="Helvetica" w:cs="Helvetica"/>
                      <w:b/>
                      <w:i w:val="0"/>
                      <w:iCs w:val="0"/>
                      <w:caps w:val="0"/>
                      <w:color w:val="333333"/>
                      <w:spacing w:val="20"/>
                      <w:sz w:val="21"/>
                      <w:szCs w:val="21"/>
                    </w:rPr>
                    <w:t>第三方机构名称</w:t>
                  </w:r>
                </w:p>
              </w:tc>
              <w:tc>
                <w:tcPr>
                  <w:tcW w:w="1131"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4B6FCDD1">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b/>
                      <w:sz w:val="21"/>
                      <w:szCs w:val="21"/>
                    </w:rPr>
                  </w:pPr>
                  <w:r>
                    <w:rPr>
                      <w:rStyle w:val="7"/>
                      <w:rFonts w:hint="default" w:ascii="Helvetica" w:hAnsi="Helvetica" w:eastAsia="Helvetica" w:cs="Helvetica"/>
                      <w:b/>
                      <w:i w:val="0"/>
                      <w:iCs w:val="0"/>
                      <w:caps w:val="0"/>
                      <w:color w:val="333333"/>
                      <w:spacing w:val="20"/>
                      <w:sz w:val="21"/>
                      <w:szCs w:val="21"/>
                    </w:rPr>
                    <w:t>敏感权限</w:t>
                  </w:r>
                </w:p>
              </w:tc>
              <w:tc>
                <w:tcPr>
                  <w:tcW w:w="2690"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4F1257CF">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b/>
                      <w:sz w:val="21"/>
                      <w:szCs w:val="21"/>
                    </w:rPr>
                  </w:pPr>
                  <w:r>
                    <w:rPr>
                      <w:rStyle w:val="7"/>
                      <w:rFonts w:hint="default" w:ascii="Helvetica" w:hAnsi="Helvetica" w:eastAsia="Helvetica" w:cs="Helvetica"/>
                      <w:b/>
                      <w:i w:val="0"/>
                      <w:iCs w:val="0"/>
                      <w:caps w:val="0"/>
                      <w:color w:val="333333"/>
                      <w:spacing w:val="20"/>
                      <w:sz w:val="21"/>
                      <w:szCs w:val="21"/>
                    </w:rPr>
                    <w:t>第三方隐私政策</w:t>
                  </w:r>
                </w:p>
              </w:tc>
            </w:tr>
            <w:tr w14:paraId="7EC0906C">
              <w:trPr>
                <w:trHeight w:val="0" w:hRule="atLeast"/>
              </w:trPr>
              <w:tc>
                <w:tcPr>
                  <w:tcW w:w="595"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6DC16C9B">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sz w:val="21"/>
                      <w:szCs w:val="21"/>
                    </w:rPr>
                  </w:pPr>
                  <w:r>
                    <w:rPr>
                      <w:rStyle w:val="7"/>
                      <w:rFonts w:hint="default" w:ascii="Helvetica" w:hAnsi="Helvetica" w:eastAsia="Helvetica" w:cs="Helvetica"/>
                      <w:i w:val="0"/>
                      <w:iCs w:val="0"/>
                      <w:caps w:val="0"/>
                      <w:color w:val="333333"/>
                      <w:spacing w:val="20"/>
                      <w:sz w:val="21"/>
                      <w:szCs w:val="21"/>
                    </w:rPr>
                    <w:t>高德地图SDK</w:t>
                  </w:r>
                </w:p>
              </w:tc>
              <w:tc>
                <w:tcPr>
                  <w:tcW w:w="1794"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11879A1B">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sz w:val="21"/>
                      <w:szCs w:val="21"/>
                    </w:rPr>
                  </w:pPr>
                  <w:r>
                    <w:rPr>
                      <w:rFonts w:hint="default" w:ascii="Helvetica" w:hAnsi="Helvetica" w:eastAsia="Helvetica" w:cs="Helvetica"/>
                      <w:i w:val="0"/>
                      <w:iCs w:val="0"/>
                      <w:caps w:val="0"/>
                      <w:color w:val="333333"/>
                      <w:spacing w:val="20"/>
                      <w:sz w:val="21"/>
                      <w:szCs w:val="21"/>
                    </w:rPr>
                    <w:t>向您提供地图服务，以便您能获知周围星巴克门店信息、查找路线并进行导航</w:t>
                  </w:r>
                </w:p>
              </w:tc>
              <w:tc>
                <w:tcPr>
                  <w:tcW w:w="3117"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79BF86F4">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sz w:val="21"/>
                      <w:szCs w:val="21"/>
                    </w:rPr>
                  </w:pPr>
                  <w:r>
                    <w:rPr>
                      <w:rFonts w:hint="default" w:ascii="Helvetica" w:hAnsi="Helvetica" w:eastAsia="Helvetica" w:cs="Helvetica"/>
                      <w:i w:val="0"/>
                      <w:iCs w:val="0"/>
                      <w:caps w:val="0"/>
                      <w:color w:val="333333"/>
                      <w:spacing w:val="20"/>
                      <w:sz w:val="21"/>
                      <w:szCs w:val="21"/>
                    </w:rPr>
                    <w:t>设备信息（设备型号、IDFA、IDFV、矢量传感器信息、加速度传感器信息、压力传感器信息、方向传感器信息、地磁传感器信息、SSID、BSSID、设备序列号、SIM卡状态、IMEI、SN码、MEID、MAC地址、IMSI、ICCID、硬件序列号、GNSS信息、基站信息、蓝牙信息、设备信号强度信息）；</w:t>
                  </w:r>
                </w:p>
                <w:p w14:paraId="49706EC9">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sz w:val="21"/>
                      <w:szCs w:val="21"/>
                    </w:rPr>
                  </w:pPr>
                  <w:r>
                    <w:rPr>
                      <w:rFonts w:hint="default" w:ascii="Helvetica" w:hAnsi="Helvetica" w:eastAsia="Helvetica" w:cs="Helvetica"/>
                      <w:i w:val="0"/>
                      <w:iCs w:val="0"/>
                      <w:caps w:val="0"/>
                      <w:color w:val="333333"/>
                      <w:spacing w:val="20"/>
                      <w:sz w:val="21"/>
                      <w:szCs w:val="21"/>
                    </w:rPr>
                    <w:t>应用信息（应用名、应用版本号）；</w:t>
                  </w:r>
                </w:p>
                <w:p w14:paraId="03B5E15E">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sz w:val="21"/>
                      <w:szCs w:val="21"/>
                    </w:rPr>
                  </w:pPr>
                  <w:r>
                    <w:rPr>
                      <w:rFonts w:hint="default" w:ascii="Helvetica" w:hAnsi="Helvetica" w:eastAsia="Helvetica" w:cs="Helvetica"/>
                      <w:i w:val="0"/>
                      <w:iCs w:val="0"/>
                      <w:caps w:val="0"/>
                      <w:color w:val="333333"/>
                      <w:spacing w:val="20"/>
                      <w:sz w:val="21"/>
                      <w:szCs w:val="21"/>
                    </w:rPr>
                    <w:t>系统信息（操作系统、系统属性、设备设置、设备语言、访问日期和时间）；</w:t>
                  </w:r>
                </w:p>
                <w:p w14:paraId="0E9DC296">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sz w:val="21"/>
                      <w:szCs w:val="21"/>
                    </w:rPr>
                  </w:pPr>
                  <w:r>
                    <w:rPr>
                      <w:rFonts w:hint="default" w:ascii="Helvetica" w:hAnsi="Helvetica" w:eastAsia="Helvetica" w:cs="Helvetica"/>
                      <w:i w:val="0"/>
                      <w:iCs w:val="0"/>
                      <w:caps w:val="0"/>
                      <w:color w:val="333333"/>
                      <w:spacing w:val="20"/>
                      <w:sz w:val="21"/>
                      <w:szCs w:val="21"/>
                    </w:rPr>
                    <w:t>网络信息（IP地址、运营商信息、网络信号强度信息、Wi-Fi信息）；</w:t>
                  </w:r>
                </w:p>
                <w:p w14:paraId="63664A42">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sz w:val="21"/>
                      <w:szCs w:val="21"/>
                    </w:rPr>
                  </w:pPr>
                  <w:r>
                    <w:rPr>
                      <w:rStyle w:val="7"/>
                      <w:rFonts w:hint="default" w:ascii="Helvetica" w:hAnsi="Helvetica" w:eastAsia="Helvetica" w:cs="Helvetica"/>
                      <w:i w:val="0"/>
                      <w:iCs w:val="0"/>
                      <w:caps w:val="0"/>
                      <w:color w:val="333333"/>
                      <w:spacing w:val="20"/>
                      <w:sz w:val="21"/>
                      <w:szCs w:val="21"/>
                      <w:u w:val="single"/>
                    </w:rPr>
                    <w:t>精准地理位置信息</w:t>
                  </w:r>
                  <w:r>
                    <w:rPr>
                      <w:rFonts w:hint="default" w:ascii="Helvetica" w:hAnsi="Helvetica" w:eastAsia="Helvetica" w:cs="Helvetica"/>
                      <w:i w:val="0"/>
                      <w:iCs w:val="0"/>
                      <w:caps w:val="0"/>
                      <w:color w:val="333333"/>
                      <w:spacing w:val="20"/>
                      <w:sz w:val="21"/>
                      <w:szCs w:val="21"/>
                    </w:rPr>
                    <w:t>。</w:t>
                  </w:r>
                </w:p>
              </w:tc>
              <w:tc>
                <w:tcPr>
                  <w:tcW w:w="1579"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130D24B5">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sz w:val="21"/>
                      <w:szCs w:val="21"/>
                    </w:rPr>
                  </w:pPr>
                  <w:r>
                    <w:rPr>
                      <w:rFonts w:hint="default" w:ascii="Helvetica" w:hAnsi="Helvetica" w:eastAsia="Helvetica" w:cs="Helvetica"/>
                      <w:i w:val="0"/>
                      <w:iCs w:val="0"/>
                      <w:caps w:val="0"/>
                      <w:color w:val="333333"/>
                      <w:spacing w:val="20"/>
                      <w:sz w:val="21"/>
                      <w:szCs w:val="21"/>
                    </w:rPr>
                    <w:t>高德软件有限公司</w:t>
                  </w:r>
                </w:p>
              </w:tc>
              <w:tc>
                <w:tcPr>
                  <w:tcW w:w="1131"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6CE0132A">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sz w:val="21"/>
                      <w:szCs w:val="21"/>
                    </w:rPr>
                  </w:pPr>
                  <w:r>
                    <w:rPr>
                      <w:rStyle w:val="7"/>
                      <w:rFonts w:hint="default" w:ascii="Helvetica" w:hAnsi="Helvetica" w:eastAsia="Helvetica" w:cs="Helvetica"/>
                      <w:i w:val="0"/>
                      <w:iCs w:val="0"/>
                      <w:caps w:val="0"/>
                      <w:color w:val="333333"/>
                      <w:spacing w:val="20"/>
                      <w:sz w:val="21"/>
                      <w:szCs w:val="21"/>
                      <w:u w:val="single"/>
                    </w:rPr>
                    <w:t>精准地理位置权限</w:t>
                  </w:r>
                </w:p>
              </w:tc>
              <w:tc>
                <w:tcPr>
                  <w:tcW w:w="2690" w:type="dxa"/>
                  <w:tcBorders>
                    <w:top w:val="single" w:color="000000" w:sz="8" w:space="0"/>
                    <w:left w:val="single" w:color="000000" w:sz="8" w:space="0"/>
                    <w:bottom w:val="single" w:color="000000" w:sz="8" w:space="0"/>
                    <w:right w:val="single" w:color="000000" w:sz="8" w:space="0"/>
                  </w:tcBorders>
                  <w:shd w:val="clear" w:color="auto" w:fill="auto"/>
                  <w:tcMar>
                    <w:top w:w="200" w:type="dxa"/>
                    <w:left w:w="80" w:type="dxa"/>
                    <w:bottom w:w="200" w:type="dxa"/>
                    <w:right w:w="80" w:type="dxa"/>
                  </w:tcMar>
                  <w:vAlign w:val="center"/>
                </w:tcPr>
                <w:p w14:paraId="136B8C94">
                  <w:pPr>
                    <w:pStyle w:val="4"/>
                    <w:keepNext/>
                    <w:keepLines w:val="0"/>
                    <w:pageBreakBefore w:val="0"/>
                    <w:widowControl/>
                    <w:suppressLineNumbers w:val="0"/>
                    <w:kinsoku/>
                    <w:wordWrap w:val="0"/>
                    <w:overflowPunct/>
                    <w:topLinePunct w:val="0"/>
                    <w:autoSpaceDE/>
                    <w:autoSpaceDN/>
                    <w:bidi w:val="0"/>
                    <w:adjustRightInd/>
                    <w:snapToGrid w:val="0"/>
                    <w:spacing w:before="0" w:beforeAutospacing="0" w:after="0" w:afterAutospacing="0" w:line="240" w:lineRule="auto"/>
                    <w:ind w:left="0" w:leftChars="0" w:right="0" w:rightChars="0" w:firstLine="0" w:firstLineChars="0"/>
                    <w:jc w:val="both"/>
                    <w:textAlignment w:val="auto"/>
                    <w:rPr>
                      <w:rFonts w:ascii="Helvetica" w:eastAsia="Helvetica"/>
                      <w:sz w:val="21"/>
                      <w:szCs w:val="21"/>
                    </w:rPr>
                  </w:pPr>
                  <w:r>
                    <w:rPr>
                      <w:rFonts w:hint="default" w:ascii="Helvetica" w:hAnsi="Helvetica" w:eastAsia="Helvetica" w:cs="Helvetica"/>
                      <w:i w:val="0"/>
                      <w:iCs w:val="0"/>
                      <w:caps w:val="0"/>
                      <w:color w:val="333333"/>
                      <w:spacing w:val="20"/>
                      <w:sz w:val="21"/>
                      <w:szCs w:val="21"/>
                    </w:rPr>
                    <w:t>https://lbs.amap.com/pages/privacy/</w:t>
                  </w:r>
                </w:p>
              </w:tc>
            </w:tr>
          </w:tbl>
          <w:p w14:paraId="5DD8EC8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p>
          <w:p w14:paraId="300874F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2.1.2 委托处理</w:t>
            </w:r>
          </w:p>
          <w:p w14:paraId="5130A73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对于委托处理个人信息的场景，我们会与受托合作方根据法律规定签署相关处理协议，并对其个人信息使用活动进行监督。</w:t>
            </w:r>
          </w:p>
          <w:p w14:paraId="0FDE544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2.1.3共同处理</w:t>
            </w:r>
          </w:p>
          <w:p w14:paraId="11C1FCC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对于共同处理个人信息的场景，我们会与合作方根据法律规定签署相关协议并约定各自的权利和义务，确保在使用相关个人信息的过程中遵守法律的相关规定、保护数据安全。</w:t>
            </w:r>
          </w:p>
          <w:p w14:paraId="3E44DD5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2.1.4 合作方的范围</w:t>
            </w:r>
          </w:p>
          <w:p w14:paraId="4EEA2A9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若具体功能和场景中涉及由我们的关联方、第三方提供服务，则合作方范围包括我们的关联方与第三方。</w:t>
            </w:r>
          </w:p>
          <w:p w14:paraId="2741036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2.2 合作的场景</w:t>
            </w:r>
          </w:p>
          <w:p w14:paraId="473C3EC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2.2.1 实现抖音内的功能或服务</w:t>
            </w:r>
          </w:p>
          <w:p w14:paraId="27CDDCE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当您使用抖音中由我们的合作方提供的功能，或者由软件服务提供商、智能设备提供商、系统服务提供商与我们联合为您提供的服务时，我们可能会与其使用为实现业务目的所必需的信息，包括但不限于如下功能或服务：</w:t>
            </w:r>
          </w:p>
          <w:p w14:paraId="38D366D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 地理位置服务：当您使用地理位置相关服务时，位置服务提供商（如高德地图）可能会通过SDK或相关技术使用您的GPS信息、设备信息（包括硬件型号、操作系统版本、设备标识符（Android如AndroidID、OAID、GAID，iOS如IDFV、IDFA；不同的标识符在有效期、是否可由用户重置以及获取方式方面会有所不同）、设备传感器信息）以便可以向您返回位置结果。拒绝上述使用仅会影响地理位置服务功能，但不影响其他功能的正常使用。</w:t>
            </w:r>
          </w:p>
          <w:p w14:paraId="2A758CB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 消息通知：为与您使用的终端机型适配消息推送功能，终端设备制造商（华为、小米、OPPO、VIVO等）可能通过SDK等技术使用您的手机型号、版本及相关设备信息（包括硬件型号、操作系统版本、设备标识符（Android如AndroidID、OAID、GAID，iOS如IDFV、IDFA；不同的标识符在有效期、是否可由用户重置以及获取方式方面会有所不同）、设备传感器信息）。</w:t>
            </w:r>
          </w:p>
          <w:p w14:paraId="53D9836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c) 登录、绑定其他第三方账号：当您使用抖音账号登录其他第三方的产品或服务时，或将抖音账号与其他第三方账号绑定时，经过您的同意，上述第三方的产品或服务将会使用您的昵称、头像及其他您授权的信息。</w:t>
            </w:r>
          </w:p>
          <w:p w14:paraId="2EC5449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d) 购买商品或服务：</w:t>
            </w:r>
            <w:r>
              <w:rPr>
                <w:rFonts w:hint="eastAsia"/>
                <w:highlight w:val="yellow"/>
                <w:rPrChange w:id="85" w:author="AL" w:date="2026-08-21T16:21:08Z">
                  <w:rPr>
                    <w:rFonts w:hint="eastAsia"/>
                  </w:rPr>
                </w:rPrChange>
              </w:rPr>
              <w:t>抖音中的购物功能由与我们合作的电商平台向您提供。</w:t>
            </w:r>
            <w:r>
              <w:rPr>
                <w:rFonts w:hint="eastAsia"/>
              </w:rPr>
              <w:t>电商平台可能需要收集您浏览商品、购买商品的相关信息。如需进一步了解，您可以查阅合作方的对应隐私政策。其中，“商城”页面及相关的网络购物服</w:t>
            </w:r>
            <w:r>
              <w:rPr>
                <w:rFonts w:hint="eastAsia"/>
                <w:highlight w:val="yellow"/>
                <w:rPrChange w:id="86" w:author="AL" w:date="2026-08-21T16:21:21Z">
                  <w:rPr>
                    <w:rFonts w:hint="eastAsia"/>
                  </w:rPr>
                </w:rPrChange>
              </w:rPr>
              <w:t>务由上海格物致品网络科技有限公司</w:t>
            </w:r>
            <w:r>
              <w:rPr>
                <w:rFonts w:hint="eastAsia"/>
              </w:rPr>
              <w:t>及其关联方提供，您可在抖音App内通过【我】 - 【抖音商城】- 【资质规则】查看相关服务协议及隐私政策；“团购”页面及相关的生活服务商品展示及购买服务由成都所见所得科技有限公司及其关联方提供，您在抖音App内通过【我】-【≡】-【设置】 - 【资质证照】 - 【抖音生活服务】查看相关服务协议及隐私政策。</w:t>
            </w:r>
          </w:p>
          <w:p w14:paraId="047CAD2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e) 小游戏、小程序：当您在抖音中使用由第三方提供的小程序、小游戏等应用时，如小程序、小游戏需使用您的个人信息，会申请您的授权同意。未经您同意，我们不会向这些开发者（或运营者）提供您的个人信息。部分小程序可能会向您申请使用地理位置、麦克风、摄像头等系统权限，您可以在小程序中撤回授权。</w:t>
            </w:r>
          </w:p>
          <w:p w14:paraId="406DF9F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f) 活动参与：当您选择参加我们举办的营销活动时，经过您的同意，我们与合作方可能需要使用您的姓名、通信地址、联系方式、银行账号等信息，以便合作方向您兑现活动奖励；与此同时，我们可能与合作方共享您的去标识化的设备信息（Android如AndroidID、OAID、GAID，iOS如IDFV、IDFA；不同的标识符在有效期、是否可由用户重置以及获取方式方面会有所不同），便于合作方在向您兑现活动奖励时进行身份验证，识别及过滤拦截作弊等违法违规情况。当您参与我们和关联方共同举办的营销活动时，可能会在多个参与活动的移动应用程序（简称“活动平台”）之间同步您参与活动的账号（含标识符）、参与成绩、进度、收益等信息，以保障您在活动中获得完整的服务体验。</w:t>
            </w:r>
          </w:p>
          <w:p w14:paraId="1FB89E4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g) 客户服务：为及时处理您的投诉、建议以及其他诉求，客户服务提供商需要使用您的账号及相关信息，以及时了解、处理和响应您的需求。如有必要，也可能需要使用您的手机号码或通过其他通讯方式与您取得联系。</w:t>
            </w:r>
          </w:p>
          <w:p w14:paraId="7F4A477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h) 钱包功能：钱包功能中的各类服务由我们的关联方及合作伙伴提供，当您使用钱包相关功能时我们的关联方和合作伙伴会根据功能或服务必需而收集必要限度内的信息，具体以您开通对应钱包功能时的授权为准。</w:t>
            </w:r>
          </w:p>
          <w:p w14:paraId="11DCF4E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i) 支付服务：支付功能由与我们合作的第三方支付机构向您提供服务。第三方支付机构可能需要收集您的姓名、身份证号、银行卡类型及卡号、手机号码。身份证号和银行卡相关信息是个人敏感信息，这些信息是支付功能所必需的信息，拒绝提供将导致您无法使用该功能，但不影响其他功能的正常使用。抖音支付功能由抖音支付科技有限公司（简称“抖音支付”，曾用名“武汉合众易宝科技有限公司”）向您提供服务。当您使用抖音支付功能时，抖音支付将会根据法律法规及监管规定收集您的相关信息以为您提供支付服务。如需进一步了解抖音支付功能，您可以查阅抖音支付的相关隐私政策。</w:t>
            </w:r>
          </w:p>
          <w:p w14:paraId="0CF84D9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j) 直播小玩法等服务：当您使用直播间功能，在直播间内与第三方直播小玩法、小游戏、云游戏等互动时，该第三方会收集、使用实现相应功能或提供相应服务所必需的信息，例如您的抖音昵称、头像等账号公开信息及直播间内互动信息（如评论、点赞、礼物等）。</w:t>
            </w:r>
          </w:p>
          <w:p w14:paraId="1146657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k) 免流量服务：当您使用我们与运营商合作的免流量观看短视频、直播等服务时，为准确识别免流量用户身份及更好地记录定向应用消耗的流量，我们与合作方可能需要收集您的IP地址、网络运营商信息（移动设备网络代码）。</w:t>
            </w:r>
          </w:p>
          <w:p w14:paraId="45365B1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l）机位服务：抖音中的机位服务由我们的合作方深圳市脸萌科技有限公司向您提供。合作方可能需要收集您使用机位服务时的相关信息。如需进一步了解，您可以通过在抖音关联版本之一的可颂App内通过【我】-【≡】-【设置】 查看相关服务协议及隐私政策。</w:t>
            </w:r>
          </w:p>
          <w:p w14:paraId="277BED7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2.2.2 实现广告与推广业务</w:t>
            </w:r>
          </w:p>
          <w:p w14:paraId="31FD06E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可能与广告的服务商、供应商和其他合作伙伴以及与我们达成推广合作的合作伙伴（合称“合作方”）共享分析去标识化的设备信息（Android如AndroidID、OAID、GAID，iOS如IDFV、IDFA；不同的标识符在有效期、是否可由用户重置以及获取方式方面会有所不同）或统计信息，这些信息难以或无法与您的真实身份相关联。这些信息将帮助我们分析、衡量广告、推广和相关服务的有效性。</w:t>
            </w:r>
          </w:p>
          <w:p w14:paraId="68DC467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 推送与投放：进行推送/推广和广告投放或提供相关服务的合作方可能需要使用去标识化或匿名化后的设备、网络、渠道信息以及标签信息；与广告主/推广方合作的广告推送/推广、投放/分析服务的合作方可能需要使用前述信息，以实现广告投放/推广、优化与提升广告/推广内容有效触达率。</w:t>
            </w:r>
          </w:p>
          <w:p w14:paraId="773E188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 统计分析：提供广告、推广以及提供相关统计分析服务的合作方可能需要使用您的设备、网络、广告/推广内容点击、浏览、展示以及转化数据等信息用于分析、衡量、提升广告、推广和相关服务的有效性。</w:t>
            </w:r>
          </w:p>
          <w:p w14:paraId="1E6C8D5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c) 合作方对信息的使用：合作方可能将上述信息与其合法获取的其他数据相结合，以优化广告投放及/或推广效果，我们会要求其对信息的使用遵循合法、正当、必要原则，保障用户合法权利不受侵犯。</w:t>
            </w:r>
          </w:p>
          <w:p w14:paraId="5AA20EC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d) 广告留资信息：您在广告中主动填写、提交的联系方式、地址等相关信息，可能被广告主或其委托的合作方收集并使用。</w:t>
            </w:r>
          </w:p>
          <w:p w14:paraId="73FBCFB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e) 自主进行广告标识符管理：您可以通过终端设备提供的途径来管理（关闭或重置）可变更的广告标识符（如OAID、IDFA）。不同版本的标识符在有效期、是否可由用户关闭或重置方面会有所不同。例如：在部分手机上，可在设备系统设置中通过【设置—隐私—跟踪管理】进行重置。</w:t>
            </w:r>
          </w:p>
          <w:p w14:paraId="31BCEE2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2.2.3 实现安全与统计分析</w:t>
            </w:r>
          </w:p>
          <w:p w14:paraId="5B4FDC2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 保障使用安全：我们非常重视产品、服务和账号的安全性，为保障您和其他用户的账号与财产安全，使您和我们的正当合法权益免受不法侵害，我们的合作方可能会使用必要的设备、账号及日志信息。为确保用户账号安全，在我们识别出您注册、登录账号所使用的手机号码有二次放号风险时，我们会将您的手机号码、账号注册/登录时间提供给通信运营商及/或其授权合作主体做二次号查验。如您因绑定手机号存在停机、销号或二次放号等原因无法完成账号验证或登录时，为确认相关操作为您本人发起以及保障账号安全，我们将向通信运营商及/或其授权合作主体提供您账号绑定的手机号、您在验证时填写的实名信息或本人其他手机号码，并授权通信运营商使用通信相关数据，评估本次操作的安全性。</w:t>
            </w:r>
          </w:p>
          <w:p w14:paraId="791745A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b）分析产品情况：为分析抖音的产品和服务的稳定性，提供分析服务的合作方可能需要使用服务情况（崩溃、闪退记录）、设备标识信息、应用总体安装使用情况等信息。</w:t>
            </w:r>
          </w:p>
          <w:p w14:paraId="6FB921B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c) 学术科研：为提升相关领域的科研能力，促进科技发展水平，我们在确保数据安全与目的正当的前提下，可能会与合作的科研院所、高校等机构使用去标识化或匿名化的数据。</w:t>
            </w:r>
          </w:p>
        </w:tc>
        <w:tc>
          <w:tcPr>
            <w:tcW w:w="634" w:type="pct"/>
            <w:vAlign w:val="top"/>
            <w:tcPrChange w:id="87" w:author="AL" w:date="2026-08-21T16:10:11Z">
              <w:tcPr>
                <w:tcW w:w="634" w:type="pct"/>
                <w:vAlign w:val="top"/>
              </w:tcPr>
            </w:tcPrChange>
          </w:tcPr>
          <w:p w14:paraId="14C8655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leftChars="0"/>
              <w:textAlignment w:val="auto"/>
              <w:rPr>
                <w:rFonts w:hint="default" w:eastAsia="宋体"/>
                <w:lang w:val="en-US" w:eastAsia="zh-CN"/>
              </w:rPr>
            </w:pPr>
          </w:p>
        </w:tc>
        <w:tc>
          <w:tcPr>
            <w:tcW w:w="1299" w:type="pct"/>
            <w:vAlign w:val="top"/>
            <w:tcPrChange w:id="88" w:author="AL" w:date="2026-08-21T16:10:11Z">
              <w:tcPr>
                <w:tcW w:w="1299" w:type="pct"/>
                <w:vAlign w:val="top"/>
              </w:tcPr>
            </w:tcPrChange>
          </w:tcPr>
          <w:p w14:paraId="10E97499">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rPr>
                <w:rFonts w:hint="eastAsia"/>
                <w:lang w:val="en-US" w:eastAsia="zh-CN"/>
              </w:rPr>
            </w:pPr>
            <w:r>
              <w:rPr>
                <w:rFonts w:hint="eastAsia"/>
                <w:lang w:val="en-US" w:eastAsia="zh-CN"/>
              </w:rPr>
              <w:t>选项：</w:t>
            </w:r>
            <w:r>
              <w:rPr>
                <w:rFonts w:hint="default"/>
                <w:lang w:val="en-US" w:eastAsia="zh-CN"/>
              </w:rPr>
              <w:t>"产品或服务的提供是否涉及</w:t>
            </w:r>
            <w:r>
              <w:rPr>
                <w:rFonts w:hint="default"/>
                <w:color w:val="0000FF"/>
                <w:lang w:val="en-US" w:eastAsia="zh-CN"/>
                <w:rPrChange w:id="89" w:author="AL" w:date="2026-07-14T13:14:20Z">
                  <w:rPr>
                    <w:rFonts w:hint="default"/>
                    <w:lang w:val="en-US" w:eastAsia="zh-CN"/>
                  </w:rPr>
                </w:rPrChange>
              </w:rPr>
              <w:t>与第三方的合作</w:t>
            </w:r>
            <w:r>
              <w:rPr>
                <w:rFonts w:hint="default"/>
                <w:lang w:val="en-US" w:eastAsia="zh-CN"/>
              </w:rPr>
              <w:t>（如涉及，请介绍与相关合作方的合作方式和具体的业务流程）</w:t>
            </w:r>
            <w:r>
              <w:rPr>
                <w:rFonts w:hint="eastAsia"/>
                <w:lang w:val="en-US" w:eastAsia="zh-CN"/>
              </w:rPr>
              <w:t>，如涉及，则进一步问询：</w:t>
            </w:r>
          </w:p>
          <w:p w14:paraId="57A19D58">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lang w:val="en-US" w:eastAsia="zh-CN"/>
              </w:rPr>
            </w:pPr>
            <w:r>
              <w:rPr>
                <w:rFonts w:hint="eastAsia"/>
                <w:lang w:val="en-US" w:eastAsia="zh-CN"/>
              </w:rPr>
              <w:t>是否向合作方提供用户个人信息，如是，则：</w:t>
            </w:r>
          </w:p>
          <w:p w14:paraId="0352AA9B">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eastAsia="宋体"/>
                <w:lang w:val="en-US" w:eastAsia="zh-CN"/>
              </w:rPr>
            </w:pPr>
            <w:r>
              <w:rPr>
                <w:rFonts w:hint="eastAsia"/>
                <w:lang w:val="en-US" w:eastAsia="zh-CN"/>
              </w:rPr>
              <w:t>合作的内容是什么：提供的合作内容的颗粒度至少要包含：合作场景，合作商身份，合作方收集用户数据的原因/公司向合作方提供用户数据的原因。智能体收集到这些信息后，再提交人工判断是属于委托处理，共同处理，还是对外提供</w:t>
            </w:r>
          </w:p>
          <w:p w14:paraId="0B86CA44">
            <w:pPr>
              <w:keepNext w:val="0"/>
              <w:keepLines w:val="0"/>
              <w:pageBreakBefore w:val="0"/>
              <w:widowControl w:val="0"/>
              <w:numPr>
                <w:ilvl w:val="0"/>
                <w:numId w:val="6"/>
              </w:numPr>
              <w:kinsoku/>
              <w:wordWrap/>
              <w:overflowPunct/>
              <w:topLinePunct w:val="0"/>
              <w:autoSpaceDE/>
              <w:autoSpaceDN/>
              <w:bidi w:val="0"/>
              <w:adjustRightInd/>
              <w:snapToGrid/>
              <w:spacing w:before="157" w:beforeLines="50" w:after="157" w:afterLines="50" w:line="360" w:lineRule="auto"/>
              <w:ind w:left="425" w:leftChars="0" w:hanging="425" w:firstLineChars="0"/>
              <w:textAlignment w:val="auto"/>
              <w:rPr>
                <w:rFonts w:hint="eastAsia" w:eastAsia="宋体"/>
                <w:lang w:val="en-US" w:eastAsia="zh-CN"/>
              </w:rPr>
            </w:pPr>
            <w:r>
              <w:rPr>
                <w:rFonts w:hint="eastAsia" w:eastAsia="宋体"/>
                <w:lang w:val="en-US" w:eastAsia="zh-CN"/>
              </w:rPr>
              <w:t>如果涉及App调用sdk，则sdk的情况需要以表格呈现（见左侧表格）</w:t>
            </w:r>
          </w:p>
          <w:p w14:paraId="5A7BBB9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p>
        </w:tc>
      </w:tr>
      <w:tr w14:paraId="58C68FB6">
        <w:trPr>
          <w:trHeight w:val="0" w:hRule="atLeast"/>
          <w:trPrChange w:id="90" w:author="AL" w:date="2026-08-21T16:10:11Z">
            <w:trPr>
              <w:trHeight w:val="0" w:hRule="atLeast"/>
            </w:trPr>
          </w:trPrChange>
        </w:trPr>
        <w:tc>
          <w:tcPr>
            <w:tcW w:w="3065" w:type="pct"/>
            <w:vAlign w:val="top"/>
            <w:tcPrChange w:id="91" w:author="AL" w:date="2026-08-21T16:10:11Z">
              <w:tcPr>
                <w:tcW w:w="3065" w:type="pct"/>
                <w:vAlign w:val="top"/>
              </w:tcPr>
            </w:tcPrChange>
          </w:tcPr>
          <w:p w14:paraId="74D78E4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2.3 运营主体变更</w:t>
            </w:r>
          </w:p>
          <w:p w14:paraId="76730AC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随着业务的持续发展，我们将有可能进行合并、收购、资产转让，您的个人信息有可能因此而被转移。在发生前述变更时，我们将按照法律法规及不低于本隐私政策所载明的安全标准要求继受方保护您的个人信息，继受方变更原先的处理目的、处理方式的，我们将要求继受方重新征得您的授权同意。</w:t>
            </w:r>
          </w:p>
        </w:tc>
        <w:tc>
          <w:tcPr>
            <w:tcW w:w="1934" w:type="pct"/>
            <w:gridSpan w:val="2"/>
            <w:vAlign w:val="top"/>
            <w:tcPrChange w:id="92" w:author="AL" w:date="2026-08-21T16:10:11Z">
              <w:tcPr>
                <w:tcW w:w="1934" w:type="pct"/>
                <w:gridSpan w:val="2"/>
                <w:vAlign w:val="top"/>
              </w:tcPr>
            </w:tcPrChange>
          </w:tcPr>
          <w:p w14:paraId="1A2201A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eastAsia="宋体"/>
                <w:highlight w:val="yellow"/>
                <w:lang w:val="en-US" w:eastAsia="zh-CN"/>
              </w:rPr>
              <w:t>参照模板填写即可</w:t>
            </w:r>
          </w:p>
        </w:tc>
      </w:tr>
      <w:tr w14:paraId="778D3636">
        <w:trPr>
          <w:trHeight w:val="0" w:hRule="atLeast"/>
          <w:trPrChange w:id="93" w:author="AL" w:date="2026-08-21T16:10:11Z">
            <w:trPr>
              <w:trHeight w:val="0" w:hRule="atLeast"/>
            </w:trPr>
          </w:trPrChange>
        </w:trPr>
        <w:tc>
          <w:tcPr>
            <w:tcW w:w="3065" w:type="pct"/>
            <w:vAlign w:val="top"/>
            <w:tcPrChange w:id="94" w:author="AL" w:date="2026-08-21T16:10:11Z">
              <w:tcPr>
                <w:tcW w:w="3065" w:type="pct"/>
                <w:vAlign w:val="top"/>
              </w:tcPr>
            </w:tcPrChange>
          </w:tcPr>
          <w:p w14:paraId="75D0B88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停止运营</w:t>
            </w:r>
          </w:p>
          <w:p w14:paraId="6FF226C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如果我们停止运营产品或服务，将及时停止继续收集您的个人信息。我们会逐一送达通知或以公告的形式向您发送停止运营的告知，并对我们所持有的与已关停的产品或服务相关的个人信息进行删除或匿名化处理。</w:t>
            </w:r>
          </w:p>
        </w:tc>
        <w:tc>
          <w:tcPr>
            <w:tcW w:w="1934" w:type="pct"/>
            <w:gridSpan w:val="2"/>
            <w:vAlign w:val="top"/>
            <w:tcPrChange w:id="95" w:author="AL" w:date="2026-08-21T16:10:11Z">
              <w:tcPr>
                <w:tcW w:w="1934" w:type="pct"/>
                <w:gridSpan w:val="2"/>
                <w:vAlign w:val="top"/>
              </w:tcPr>
            </w:tcPrChange>
          </w:tcPr>
          <w:p w14:paraId="40D51DB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eastAsia="宋体"/>
                <w:highlight w:val="yellow"/>
                <w:lang w:val="en-US" w:eastAsia="zh-CN"/>
              </w:rPr>
              <w:t>参照模板填写即可</w:t>
            </w:r>
          </w:p>
        </w:tc>
      </w:tr>
      <w:tr w14:paraId="0DBE1210">
        <w:trPr>
          <w:trHeight w:val="0" w:hRule="atLeast"/>
          <w:trPrChange w:id="96" w:author="AL" w:date="2026-08-21T16:10:11Z">
            <w:trPr>
              <w:trHeight w:val="0" w:hRule="atLeast"/>
            </w:trPr>
          </w:trPrChange>
        </w:trPr>
        <w:tc>
          <w:tcPr>
            <w:tcW w:w="3065" w:type="pct"/>
            <w:vAlign w:val="top"/>
            <w:tcPrChange w:id="97" w:author="AL" w:date="2026-08-21T16:10:11Z">
              <w:tcPr>
                <w:tcW w:w="3065" w:type="pct"/>
                <w:vAlign w:val="top"/>
              </w:tcPr>
            </w:tcPrChange>
          </w:tcPr>
          <w:p w14:paraId="5C9D50F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公开</w:t>
            </w:r>
          </w:p>
          <w:p w14:paraId="4D99204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我们不会主动公开您未自行公开的信息，除非遵循国家法律法规规定或者获得您的同意。</w:t>
            </w:r>
          </w:p>
        </w:tc>
        <w:tc>
          <w:tcPr>
            <w:tcW w:w="1934" w:type="pct"/>
            <w:gridSpan w:val="2"/>
            <w:vAlign w:val="top"/>
            <w:tcPrChange w:id="98" w:author="AL" w:date="2026-08-21T16:10:11Z">
              <w:tcPr>
                <w:tcW w:w="1934" w:type="pct"/>
                <w:gridSpan w:val="2"/>
                <w:vAlign w:val="top"/>
              </w:tcPr>
            </w:tcPrChange>
          </w:tcPr>
          <w:p w14:paraId="2030C57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eastAsia="宋体"/>
                <w:highlight w:val="yellow"/>
                <w:lang w:val="en-US" w:eastAsia="zh-CN"/>
              </w:rPr>
              <w:t>参照模板填写即可</w:t>
            </w:r>
          </w:p>
        </w:tc>
      </w:tr>
      <w:tr w14:paraId="473BF150">
        <w:trPr>
          <w:trHeight w:val="0" w:hRule="atLeast"/>
          <w:trPrChange w:id="99" w:author="AL" w:date="2026-08-21T16:10:11Z">
            <w:trPr>
              <w:trHeight w:val="0" w:hRule="atLeast"/>
            </w:trPr>
          </w:trPrChange>
        </w:trPr>
        <w:tc>
          <w:tcPr>
            <w:tcW w:w="3065" w:type="pct"/>
            <w:vAlign w:val="top"/>
            <w:tcPrChange w:id="100" w:author="AL" w:date="2026-08-21T16:10:11Z">
              <w:tcPr>
                <w:tcW w:w="3065" w:type="pct"/>
                <w:vAlign w:val="top"/>
              </w:tcPr>
            </w:tcPrChange>
          </w:tcPr>
          <w:p w14:paraId="1E64A82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2.6 依法豁免征得您的授权同意的情形</w:t>
            </w:r>
          </w:p>
          <w:p w14:paraId="225AB7C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请您理解，在下列情形中，根据法律法规及国家标准，合作方使用，或我们转移、公开您的个人信息无需征得您的授权同意：</w:t>
            </w:r>
          </w:p>
          <w:p w14:paraId="7108F99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 根据您的要求订立或履行合同所必需；</w:t>
            </w:r>
          </w:p>
          <w:p w14:paraId="2276CBD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 为履行法定职责或者法定义务所必需，例如与国家安全、国防安全、与刑事侦查、起诉、审判和判决执行等直接相关的法定职责或者法定义务；</w:t>
            </w:r>
          </w:p>
          <w:p w14:paraId="014EF47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c) 为应对突发公共卫生事件，或者紧急情况下为保护自然人的生命健康和财产安全所必需；</w:t>
            </w:r>
          </w:p>
          <w:p w14:paraId="2B49DD5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d) 为公共利益实施新闻报道、舆论监督等行为，在合理的范围内处理个人信息；</w:t>
            </w:r>
          </w:p>
          <w:p w14:paraId="7C09BFE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e) 在合理的范围内处理您自行公开的个人信息，或者其他已经合法公开的个人信息（如合法的新闻报道、政府信息公开等渠道合法公开的个人信息）；</w:t>
            </w:r>
          </w:p>
          <w:p w14:paraId="0F6B4E8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f) 法律法规规定的其他情形。</w:t>
            </w:r>
          </w:p>
        </w:tc>
        <w:tc>
          <w:tcPr>
            <w:tcW w:w="1934" w:type="pct"/>
            <w:gridSpan w:val="2"/>
            <w:vAlign w:val="top"/>
            <w:tcPrChange w:id="101" w:author="AL" w:date="2026-08-21T16:10:11Z">
              <w:tcPr>
                <w:tcW w:w="1934" w:type="pct"/>
                <w:gridSpan w:val="2"/>
                <w:vAlign w:val="top"/>
              </w:tcPr>
            </w:tcPrChange>
          </w:tcPr>
          <w:p w14:paraId="30F0E96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eastAsia="宋体"/>
                <w:highlight w:val="yellow"/>
                <w:lang w:val="en-US" w:eastAsia="zh-CN"/>
              </w:rPr>
              <w:t>参照模板填写即可</w:t>
            </w:r>
          </w:p>
        </w:tc>
      </w:tr>
      <w:tr w14:paraId="7BD77C52">
        <w:trPr>
          <w:trHeight w:val="0" w:hRule="atLeast"/>
          <w:trPrChange w:id="102" w:author="AL" w:date="2026-08-21T16:10:11Z">
            <w:trPr>
              <w:trHeight w:val="0" w:hRule="atLeast"/>
            </w:trPr>
          </w:trPrChange>
        </w:trPr>
        <w:tc>
          <w:tcPr>
            <w:tcW w:w="3065" w:type="pct"/>
            <w:vAlign w:val="top"/>
            <w:tcPrChange w:id="103" w:author="AL" w:date="2026-08-21T16:10:11Z">
              <w:tcPr>
                <w:tcW w:w="3065" w:type="pct"/>
                <w:vAlign w:val="top"/>
              </w:tcPr>
            </w:tcPrChange>
          </w:tcPr>
          <w:p w14:paraId="6CFC111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 管理您的个人信息</w:t>
            </w:r>
          </w:p>
          <w:p w14:paraId="70C0582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非常重视您对个人信息的管理，并尽全力保护您对于您个人信息的查阅、复制、更正、补充、删除、撤回同意授权、注销账号、投诉举报等权利，以使您有能力了解并保障您的个人信息安全。我们为您提供的服务中止或终止的，除法律法规另有明确规定外，我们不再向您提供个人信息，您应当自行备份、存储相关信息。</w:t>
            </w:r>
          </w:p>
          <w:p w14:paraId="03128E5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请您理解，特定的业务功能和服务将需要您的信息才能得以完成，当您撤回同意或授权后，我们无法继续为您提供对应的功能和服务，也不再处理您相应的个人信息。但您撤回同意或授权的决定，不会影响我们此前基于您的授权而开展的个人信息处理。</w:t>
            </w:r>
          </w:p>
          <w:p w14:paraId="5F10A8F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以下描述仅适用于最新版本的抖音手机客户端。我们在不同的版本或操作系统中提供的管理方式的路径可能有差异，请以实际为准。</w:t>
            </w:r>
          </w:p>
          <w:p w14:paraId="04D16A7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3.1 设置管理</w:t>
            </w:r>
          </w:p>
          <w:p w14:paraId="6B0986B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3.1.1 基本功能模式</w:t>
            </w:r>
          </w:p>
          <w:p w14:paraId="68B2AA3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短视频浏览和搜索是抖音的基本功能，因此如果您仅允许我们处理实现基本功能所必须的个人信息，可以选择开启基本功能模式。</w:t>
            </w:r>
          </w:p>
          <w:p w14:paraId="7256521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在此模式下，我们仅会基于提供基本功能和保护系统安全的需要处理您的个人信息，即您可以浏览视频，但不能发布包括评论、点赞、收藏在内的任何内容，您看到的视频和其他信息也将由我们从精选内容中随机推送；您可以使用搜索功能，我们仅会根据您的搜索关键词提供搜索结果，不会做搜索结果优化。</w:t>
            </w:r>
          </w:p>
          <w:p w14:paraId="2A3969C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3.1.2 系统权限设置</w:t>
            </w:r>
          </w:p>
          <w:p w14:paraId="33BF02A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 您可以在设备的设置功能或抖音手机客户端内的系统权限（具体操作路径：【我】-【≡】-【设置】-【系统权限】）中开启或关闭地理位置、通讯录、摄像头（相机）、麦克风、相册（存储）、日历等权限，改变授权范围或撤回您的授权。撤回授权后我们将不再收集与这些权限相关的信息，但不会影响我们此前基于您的授权而开展的个人信息处理。您可以阅读抖音权限申请与使用情况说明，以了解抖音申请和使用系统权限的情况。</w:t>
            </w:r>
          </w:p>
          <w:p w14:paraId="6D11B89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 您可以在设备的设置中选择是否接收抖音发送的系统通知，或设置您希望接收的系统通知的形态。同时，您也可以在【我】-【≡】-【设置】-【通知设置】中选择是否接收抖音发送的应用内的功能通知，或设置您希望接收的应用内的功能通知的范围。</w:t>
            </w:r>
          </w:p>
          <w:p w14:paraId="6CC0F4E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c) 当您使用小游戏、小程序时，您可以在小游戏、小程序界面中管理小程序、小游戏获得的应用权限，也可以撤回对小程序、小游戏的授权。</w:t>
            </w:r>
          </w:p>
          <w:p w14:paraId="791CA07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d) 如果您不希望通过抖一抖打开面对面分享视频，可以在【我】-【≡】-【设置】-【通用设置】-【抖一抖打开面对面分享视频】中关闭“抖一抖”功能，关闭后，您抖动手机不会触发匹配其他用户的功能。</w:t>
            </w:r>
          </w:p>
          <w:p w14:paraId="3948741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3.1.3 账号管理</w:t>
            </w:r>
          </w:p>
          <w:p w14:paraId="18547DF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您可以在抖音手机客户端内，在【我】-【≡】-【设置】-【账号与安全】中管理您的抖音账号或申请相关服务：</w:t>
            </w:r>
          </w:p>
          <w:p w14:paraId="34BF313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【保存登录信息】中可以选择是否需要我们记录您的历史登录信息。</w:t>
            </w:r>
          </w:p>
          <w:p w14:paraId="6A204FA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【授权管理】中可以管理您对其他第三方产品或服务的授权。请您注意，在您取消对其他第三方产品或服务的授权后，您无法使用抖音账号再次登录该第三方产品或服务。</w:t>
            </w:r>
          </w:p>
          <w:p w14:paraId="48A6404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【第三方账号绑定】中可以管理您的抖音账号中绑定的第三方账号。</w:t>
            </w:r>
          </w:p>
          <w:p w14:paraId="6520490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【登录设备管理】中可以管理您的抖音账号最近登录过的设备、登录方式和产品。您可以选择【立即下线】以退出该登录。</w:t>
            </w:r>
          </w:p>
          <w:p w14:paraId="4186D61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【实名认证】中可以申请账号实名认证。</w:t>
            </w:r>
          </w:p>
          <w:p w14:paraId="2854FC3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【申请官方认证】中可以申请含资质认证在内的各项官方个人认证，具体可申请的认证类别以页面公示为准。如您是音乐人，也可通过此功能完成音乐人身份认证。</w:t>
            </w:r>
          </w:p>
          <w:p w14:paraId="6B52DAC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3.1.4 控制信息的展示范围和使用情况</w:t>
            </w:r>
          </w:p>
          <w:p w14:paraId="5BAD139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（1）您可以在抖音手机客户端内，在【我】-【≡】-【设置】-【隐私设置】中通过以下方式控制信息的展示范围和使用情况：</w:t>
            </w:r>
          </w:p>
          <w:p w14:paraId="3FF72EE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【找到我的方式】</w:t>
            </w:r>
          </w:p>
          <w:p w14:paraId="2672138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【通过分享的链接找到我】可以控制是否基于您分享的链接或您访问他人分享的链接而将您作为可能认识的人推荐给他人。</w:t>
            </w:r>
          </w:p>
          <w:p w14:paraId="0C6B4B6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【在他人关注和粉丝列表公开出现】可以控制是否在他人的关注、粉丝列表中公开出现。</w:t>
            </w:r>
          </w:p>
          <w:p w14:paraId="6F8B19D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【把我推荐给可能认识的人】关闭“推荐给可能认识的人”后，我们不会基于您与其他用户之间可能存在的联系，或其他用户通讯录中存储了您的手机号码，而将您推荐给Ta。</w:t>
            </w:r>
          </w:p>
          <w:p w14:paraId="2C94D74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【黑名单】中可以查看您的黑名单，也可以解除拉黑。</w:t>
            </w:r>
          </w:p>
          <w:p w14:paraId="556F2D7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【私密账号】中可以控制您的账号及内容的整体可见范围。开启后，您发布的内容仅您的粉丝可见；其他用户需要经过您同意才可成为您的粉丝。</w:t>
            </w:r>
          </w:p>
          <w:p w14:paraId="4391212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【一键隐私防护】开启后，仅您的互关用户可以私信您、评论您的作品（广告视频除外），仅您关注的人和您的粉丝可以搜索到您，您的作品仅自己可发弹幕。</w:t>
            </w:r>
          </w:p>
          <w:p w14:paraId="760C1E6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【关注与朋友权限】</w:t>
            </w:r>
          </w:p>
          <w:p w14:paraId="40A434E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【关注和粉丝列表】中可以控制他人是否可以看到您的关注、粉丝列表。</w:t>
            </w:r>
          </w:p>
          <w:p w14:paraId="10BCDE9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【推荐可能认识的人给我】可以控制是否向您推荐可能认识的人，关闭后，不再接受通讯录朋友/共同联系人、可能认识的人和共同朋友等推荐。</w:t>
            </w:r>
          </w:p>
          <w:p w14:paraId="3892634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【谁能加我为朋友】可以控制能添加您为朋友的用户范围。</w:t>
            </w:r>
          </w:p>
          <w:p w14:paraId="7168B8F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【作品和日常权限】</w:t>
            </w:r>
          </w:p>
          <w:p w14:paraId="20269B9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不看他（她）】中可以查看您不看内容的用户。您可以进入他人主页右上角-【更多设置】进行设置，控制特定用户的内容是否在“推荐”等页面向您展示；但设置后您仍可进入Ta的个人主页查看Ta发布的内容。</w:t>
            </w:r>
          </w:p>
          <w:p w14:paraId="1AB637F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不让他（她）看】中可以查看不让他（她）查看您内容的用户。您可以进入对应用户个人主页右上角-【更多设置】进行设置，控制您的内容是否对特定用户展示。如果您仅希望设置某一特定内容不对特定用户展示，可在【我】-【作品】或【日常】中选择相应内容，点击【权限设置】后在【不给谁看】中进行设置。</w:t>
            </w:r>
          </w:p>
          <w:p w14:paraId="4ABE036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【互动权限】</w:t>
            </w:r>
          </w:p>
          <w:p w14:paraId="7421D23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【在线状态】中可以控制您的活跃/在线状态是否会向与您互相关注的人展示，开启后，您也可以看到群聊中的在线人数。关闭后，您也无法查看与您互相关注的其他用户的在线情况或群聊中的在线人数。</w:t>
            </w:r>
          </w:p>
          <w:p w14:paraId="7587358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【主页访客记录】中可以控制您查看他人个人主页时是否会留下访客记录。关闭后，您也不能看到自己的个人主页的访客记录。</w:t>
            </w:r>
          </w:p>
          <w:p w14:paraId="62C5863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作品浏览记录】中可以控制您对某一内容的浏览是否会被该内容的作者看到。关闭后，您也不能看到您的内容被查看的浏览记录。由于“日常”体裁具有互动的特性，如果您发布内容时选择“发日常”，本设置不对该类型的内容生效。</w:t>
            </w:r>
          </w:p>
          <w:p w14:paraId="04B09DD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【私信】中可以控制可向您发送私信的用户范围，自定义屏蔽词，以及调整其他私信相关权限。</w:t>
            </w:r>
          </w:p>
          <w:p w14:paraId="2EB5A22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【推荐】中可以控制谁可以看到您的推荐。</w:t>
            </w:r>
          </w:p>
          <w:p w14:paraId="3B672D0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【收藏】中可以控制不同收藏内容的可见范围，关闭后，收藏列表会设为私密。</w:t>
            </w:r>
          </w:p>
          <w:p w14:paraId="1AB5E9A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【点赞】中可以控制您个人主页的喜欢列表是否公开可见。</w:t>
            </w:r>
          </w:p>
          <w:p w14:paraId="560E38B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【被@】中可以控制能够@您的用户范围。</w:t>
            </w:r>
          </w:p>
          <w:p w14:paraId="3E59A01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【其他】</w:t>
            </w:r>
          </w:p>
          <w:p w14:paraId="7C65917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【同城展示】可以控制您的作品和直播是否在同城频道中展示。关闭后，您的评论、关注、点赞、投稿等也不会展示当前位置，但法律法规及相关规定另有要求的除外。</w:t>
            </w:r>
          </w:p>
          <w:p w14:paraId="160BB4E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电商】可以控制是否展示「朋友买过」的相关标签，是否隐藏订单收件人真实手机号及电商关联隐私设置。如您开启展示「朋友买过」相关标签，您分享、加购、收藏、买过、评价的商品，可能在视频或直播、商城中被推荐给互相关注的朋友。相关商品会展示“朋友加购过”“朋友买过”等相关标签，但不会展示您的信息。隐私敏感商品不会被推荐。</w:t>
            </w:r>
          </w:p>
          <w:p w14:paraId="39A4C8C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【直播】中可以控制您连线的直播间的推荐范围。</w:t>
            </w:r>
          </w:p>
          <w:p w14:paraId="6C5FE86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（2）您可以在抖音手机客户端内，在以下路径中管理您的内容：</w:t>
            </w:r>
          </w:p>
          <w:p w14:paraId="5CDC176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【我】-【≡】-【设置】-【通用设置】-【提前上传作品，减少等待时间】中可以关闭本隐私政策第1.3.1条中说明的预加载功能。</w:t>
            </w:r>
          </w:p>
          <w:p w14:paraId="7415A62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 【作品】- 选定任意内容 -【更多】-【权限设置】-【高级设置】中可以控制可与该内容合拍的用户的范围、可转发该内容到日常的用户的范围、可评论/发弹幕的用户范围，以及是否允许下载该内容、是否允许平台关联相关内容等权限。</w:t>
            </w:r>
          </w:p>
          <w:p w14:paraId="0EBCAAF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【我】-【日常】- 选定新日常内容-【...】-【权限设置】中可以控制谁可以看到该条日常的内容，以及控制他人查看日常的时效、可以谁可以与您互动。</w:t>
            </w:r>
          </w:p>
          <w:p w14:paraId="3E2D5BC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（3）您可以在抖音手机客户端内，在系统权限中控制您的位置信息的使用：</w:t>
            </w:r>
          </w:p>
          <w:p w14:paraId="59C9205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【系统权限】-【相册/存储权限】-【允许使用相册内容的位置信息】中可以控制该信息是否会被用于在作品发布页面推荐地理位置锚点或在您主动添加机位标签时推荐机位。</w:t>
            </w:r>
          </w:p>
          <w:p w14:paraId="4158C07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【系统权限】-【位置权限】中，可以在您已经授权地理位置信息的前提下，控制在【视频浏览与搜索】、【内容创作】、【购买商品或服务】场景下的信息获取。受限于产品功能，仅支持在Android 29.3.0及以上的抖音手机客户端进行控制。</w:t>
            </w:r>
          </w:p>
          <w:p w14:paraId="484DBE4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3.1.5 自主订阅及个性化内容</w:t>
            </w:r>
          </w:p>
          <w:p w14:paraId="25F293A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 如果您不希望被推荐个性化的内容，可在抖音手机客户端通过【我】-【≡】-【设置】-【个人信息管理】关闭“个性化内容推荐”。当您选择关闭个性化内容推荐后，将不再向您展示“推荐”频道，您无法享受个性化内容推荐服务，但仍可继续浏览“关注”、“热榜”等非个性化推荐服务。如果您希望在关闭个性化内容推荐后仍然接收来自某个特定账号的信息，您可以关注该账号，该账号发布的内容会在“关注”频道中展示。</w:t>
            </w:r>
          </w:p>
          <w:p w14:paraId="60D7CA5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 当您希望自主调整内容偏好时，可在抖音手机客户端通过【首页侧边栏】-【更多功能】中“使用管理助手”进行设置。通过调节不同类别内容的推荐强度，控制相应内容的增加/减少。本功能当前仅在抖音手机客户端上线。</w:t>
            </w:r>
          </w:p>
          <w:p w14:paraId="3CEDD22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如果您希望看到更多不同类别的内容，可在“切换推荐风格”选项中选择“探索更多”，我们会向您推荐更多类别的内容。如果您希望调节个性化推荐的内容类别，可通过“调节内容偏好”功能，使用“减少 - 默认 - 增加”三级调节按钮，更便捷地调节内容权重。当您对具体内容不感兴趣或希望减少某类内容推荐时，您可以（1）长按该内容，选择“不感兴趣”，或在选择“不感兴趣”后继续选择“减少此类型”，也可以（2）通过“使用管理助手”中的“屏蔽设置”功能添加不想看到的内容关键词。</w:t>
            </w:r>
          </w:p>
          <w:p w14:paraId="63B4503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同时，我们也提供了“我的客服”，聆听您的意见和建议。</w:t>
            </w:r>
          </w:p>
          <w:p w14:paraId="12904B8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c) 您可以在抖音手机客户端隐私政策的第3.1.1条“了解基本功能模式”选择开启基本功能模式。开启基本功能模式期间，我们将不再记录和收集您对内容的点击、浏览等行为信息，且上述信息将不再被用于个性化推荐。</w:t>
            </w:r>
          </w:p>
          <w:p w14:paraId="660E871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d) 当没有您感兴趣的内容时，您也可以在搜索栏输入感兴趣的关键词，点击并阅读搜索结果。您可在点击搜索图标后查看和删除本地搜索历史记录。</w:t>
            </w:r>
          </w:p>
          <w:p w14:paraId="137A6C5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3.1.6 管理广告推送</w:t>
            </w:r>
          </w:p>
          <w:p w14:paraId="0FF419C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 自主决定接收程序化广告信息：您可以在【我】-【≡】-【设置】-【了解与管理广告推送】中选择是否接收程序化广告。关闭后，将不再接收此类广告，您看到的广告数量不会变化但广告的相关度会降低。</w:t>
            </w:r>
          </w:p>
          <w:p w14:paraId="13BC6F5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 自主决定接收个性化广告信息：个性化广告是广告展示技术之一，由广告主根据您在其应用内的偏好进行智能推荐。如果您不希望被推荐个性化的广告，可在【我】-【≡】-【设置】-【了解与管理广告推送】中选择是否接收个性化广告推荐。关闭后，您所看到的广告的相关度将会降低。</w:t>
            </w:r>
          </w:p>
          <w:p w14:paraId="72352CD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c) 自主进行广告兴趣管理： 为了帮助您管理广告兴趣，您可以长按该广告，选择“不感兴趣”，我们会基于您的反馈调整策略。同时，我们也提供了“意见反馈”入口，聆听您的意见和建议。</w:t>
            </w:r>
          </w:p>
          <w:p w14:paraId="7F9FDD0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d) 自主进行广告标识符管理：您可以通过终端设备提供的途径来管理（关闭或重置）可变更的广告标识符（如OAID、IDFA）。不同版本的标识符在有效期、是否可由用户关闭或重置方面会有所不同。例如：在部分手机上，可在设备系统设置中通过【设置—隐私—跟踪管理】进行重置。</w:t>
            </w:r>
          </w:p>
          <w:p w14:paraId="59D28BF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3.2 查阅、更正、补充、删除您的个人信息</w:t>
            </w:r>
          </w:p>
          <w:p w14:paraId="542CE68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 【我】-【≡】-【个人信息查阅与管理】/【个人信息收集清单】中可以查询您的账号资料、基本资料、直播动态、钱包与交易记录、社交及关系、设备信息（包括硬件型号、操作系统版本、设备标识符（Android如AndroidID、OAID、GAID，iOS如IDFV、IDFA；不同的标识符在有效期、是否可由用户重置以及获取方式方面会有所不同）、设备传感器信息）、App信息等。（抖音和各关联版本中查询路径可能不一致，以实际情况为准）。</w:t>
            </w:r>
          </w:p>
          <w:p w14:paraId="62E7D59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b)【关注】中可以访问、查询您关注的账号信息，在关注列表点击相应账号后的“已关注”按钮（如有）或进入相应关注账号主页可以选择取消关注该账号。</w:t>
            </w:r>
          </w:p>
          <w:p w14:paraId="4E8CAA9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c) 【我】-【作品】中可以访问、删除您发布的音视频信息。</w:t>
            </w:r>
          </w:p>
          <w:p w14:paraId="354E779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d) 【我】-【喜欢】中可以访问、删除您点赞（喜欢）的信息。</w:t>
            </w:r>
          </w:p>
          <w:p w14:paraId="6E189E7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e) 【我】-【≡】-【个人信息查阅与管理】/【个人信息收集清单】中可以查阅我们收集您的信息的情况概要。</w:t>
            </w:r>
          </w:p>
          <w:p w14:paraId="3EF053D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出于安全性和身份识别的考虑，您可能无法自主修改注册时提交的某些初始注册信息（如实名认证后信息）；如您确有必要修改该类信息，请您通过电子邮件（feedback@douyin.com）联系我们，我们将尽快审核所涉问题，并由专人验证您的用户身份后及时予以回复。</w:t>
            </w:r>
          </w:p>
          <w:p w14:paraId="063ED56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3.3 复制、转移您的个人信息</w:t>
            </w:r>
          </w:p>
          <w:p w14:paraId="63E6196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如果您需要复制或下载我们收集存储的个人信息，您可以通过【我】-【≡】-【设置】-【个人信息管理】申请个人信息下载。如果您需要的复制的个人信息范围超出目前提供的范围，您可以通过【我】-【≡】-【我的客服】与我们联系。</w:t>
            </w:r>
          </w:p>
          <w:p w14:paraId="0F8E75A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如果您需要转移我们收集存储的个人信息，我们将根据法律法规的要求，为您提供转移路径。</w:t>
            </w:r>
          </w:p>
          <w:p w14:paraId="2A6F53D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3.4 账号注销</w:t>
            </w:r>
          </w:p>
          <w:p w14:paraId="40CDA89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您可以在【我】-【≡】-【设置】-【账号与安全】-【注销账号】，或进入【抖音安全中心】进行账号注销。在您注销账号前，我们将验证您已授权给我们的个人身份、安全状态、设备信息（包括硬件型号、操作系统版本、设备标识符（Android如AndroidID、OAID、GAID，iOS如IDFV、IDFA；不同的标识符在有效期、是否可由用户重置以及获取方式方面会有所不同）、设备传感器信息）等。有关注销的流程和内容，请参见《抖音注销须知》。您知悉并理解，注销账号的行为是不可逆的行为，当您注销账号后，我们将删除有关您的相关信息，若删除个人信息从技术上难以实现的，我们会进行匿名化处理，或停止除存储和采取必要的安全保护措施之外的处理，但法律法规另有规定或《抖音注销须知》另有约定的除外。</w:t>
            </w:r>
          </w:p>
          <w:p w14:paraId="6E711E3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除上述外，如果您或其他有权主体对相关法律法规赋予的个人信息权利的行使，有任何主张、要求或者疑问，您可以在【我】-【≡】-【我的客服】，进入用户反馈界面与我们联系，我们将尽快审核所涉问题，并在验证您的用户身份后的十五个工作日内回复。 </w:t>
            </w:r>
          </w:p>
          <w:p w14:paraId="15C9500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3.5 逝者的个人信息保护</w:t>
            </w:r>
          </w:p>
          <w:p w14:paraId="593647D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会持续确保我们的用户信息安全无虞。如抖音用户不幸去世，其近亲属（以下简称“逝者近亲属”）为了自身的合法、正当利益，可通过抖音手机客户端中的【我】-【≡】-【我的客服】进入用户反馈界面，与我们取得联系。</w:t>
            </w:r>
          </w:p>
          <w:p w14:paraId="11EF542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rPr>
                <w:rFonts w:hint="eastAsia"/>
              </w:rPr>
              <w:t>逝者的未注销账号将成为纪念账号，为了充分保护逝者的个人信息权益，申请行使该等权利的逝者近亲属需要根据抖音的相关流程，提交逝者的身份证明、死亡证明、以及逝者近亲属本人的身份证明、与逝者之间的亲属关系证明等证明文件，完成身份核验手续后，对逝者的相关个人信息行使冻结、删除等权利，但是逝者生前另有安排的除外。</w:t>
            </w:r>
          </w:p>
        </w:tc>
        <w:tc>
          <w:tcPr>
            <w:tcW w:w="634" w:type="pct"/>
            <w:vAlign w:val="top"/>
            <w:tcPrChange w:id="104" w:author="AL" w:date="2026-08-21T16:10:11Z">
              <w:tcPr>
                <w:tcW w:w="634" w:type="pct"/>
                <w:vAlign w:val="top"/>
              </w:tcPr>
            </w:tcPrChange>
          </w:tcPr>
          <w:p w14:paraId="0E38317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tc>
        <w:tc>
          <w:tcPr>
            <w:tcW w:w="1299" w:type="pct"/>
            <w:vAlign w:val="top"/>
            <w:tcPrChange w:id="105" w:author="AL" w:date="2026-08-21T16:10:11Z">
              <w:tcPr>
                <w:tcW w:w="1299" w:type="pct"/>
                <w:vAlign w:val="top"/>
              </w:tcPr>
            </w:tcPrChange>
          </w:tcPr>
          <w:p w14:paraId="7677AE5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106" w:author="AL" w:date="2026-08-21T16:14:07Z"/>
                <w:rFonts w:hint="eastAsia" w:eastAsia="宋体"/>
                <w:lang w:val="en-US" w:eastAsia="zh-CN"/>
              </w:rPr>
            </w:pPr>
            <w:r>
              <w:rPr>
                <w:rFonts w:hint="eastAsia" w:eastAsia="宋体"/>
                <w:lang w:val="en-US" w:eastAsia="zh-CN"/>
              </w:rPr>
              <w:t>要求客户对难度</w:t>
            </w:r>
            <w:r>
              <w:rPr>
                <w:rFonts w:hint="eastAsia"/>
              </w:rPr>
              <w:t>个人信息主体权利</w:t>
            </w:r>
            <w:r>
              <w:rPr>
                <w:rFonts w:hint="eastAsia" w:eastAsia="宋体"/>
                <w:lang w:val="en-US" w:eastAsia="zh-CN"/>
              </w:rPr>
              <w:t>的途径进行填写：</w:t>
            </w:r>
          </w:p>
          <w:p w14:paraId="71DFBBA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ins w:id="107" w:author="AL" w:date="2026-08-21T16:14:11Z">
              <w:r>
                <w:rPr>
                  <w:rFonts w:hint="eastAsia" w:eastAsia="宋体"/>
                  <w:lang w:val="en-US" w:eastAsia="zh-CN"/>
                </w:rPr>
                <w:t>根据个</w:t>
              </w:r>
            </w:ins>
            <w:ins w:id="108" w:author="AL" w:date="2026-08-21T16:14:13Z">
              <w:r>
                <w:rPr>
                  <w:rFonts w:hint="eastAsia" w:eastAsia="宋体"/>
                  <w:lang w:val="en-US" w:eastAsia="zh-CN"/>
                </w:rPr>
                <w:t>保法</w:t>
              </w:r>
            </w:ins>
            <w:ins w:id="109" w:author="AL" w:date="2026-08-21T16:14:15Z">
              <w:r>
                <w:rPr>
                  <w:rFonts w:hint="eastAsia" w:eastAsia="宋体"/>
                  <w:lang w:val="en-US" w:eastAsia="zh-CN"/>
                </w:rPr>
                <w:t>你有这些权利</w:t>
              </w:r>
            </w:ins>
            <w:ins w:id="110" w:author="AL" w:date="2026-08-21T16:14:16Z">
              <w:r>
                <w:rPr>
                  <w:rFonts w:hint="eastAsia" w:eastAsia="宋体"/>
                  <w:lang w:val="en-US" w:eastAsia="zh-CN"/>
                </w:rPr>
                <w:t>：</w:t>
              </w:r>
            </w:ins>
          </w:p>
          <w:p w14:paraId="799D4752">
            <w:pPr>
              <w:keepNext w:val="0"/>
              <w:keepLines w:val="0"/>
              <w:pageBreakBefore w:val="0"/>
              <w:widowControl/>
              <w:numPr>
                <w:ilvl w:val="0"/>
                <w:numId w:val="7"/>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rFonts w:hint="eastAsia"/>
              </w:rPr>
            </w:pPr>
            <w:r>
              <w:rPr>
                <w:rFonts w:hint="eastAsia"/>
              </w:rPr>
              <w:t>个人信息查询</w:t>
            </w:r>
          </w:p>
          <w:p w14:paraId="28464AC0">
            <w:pPr>
              <w:keepNext w:val="0"/>
              <w:keepLines w:val="0"/>
              <w:pageBreakBefore w:val="0"/>
              <w:widowControl/>
              <w:numPr>
                <w:ilvl w:val="0"/>
                <w:numId w:val="7"/>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rFonts w:hint="eastAsia"/>
              </w:rPr>
            </w:pPr>
            <w:r>
              <w:rPr>
                <w:rFonts w:hint="eastAsia"/>
              </w:rPr>
              <w:t>个人信息更正</w:t>
            </w:r>
            <w:r>
              <w:rPr>
                <w:rFonts w:hint="eastAsia"/>
              </w:rPr>
              <w:tab/>
            </w:r>
          </w:p>
          <w:p w14:paraId="496E2E63">
            <w:pPr>
              <w:keepNext w:val="0"/>
              <w:keepLines w:val="0"/>
              <w:pageBreakBefore w:val="0"/>
              <w:widowControl/>
              <w:numPr>
                <w:ilvl w:val="0"/>
                <w:numId w:val="7"/>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rFonts w:hint="eastAsia"/>
              </w:rPr>
            </w:pPr>
            <w:r>
              <w:rPr>
                <w:rFonts w:hint="eastAsia"/>
              </w:rPr>
              <w:t>个人信息删除</w:t>
            </w:r>
          </w:p>
          <w:p w14:paraId="7D09616F">
            <w:pPr>
              <w:keepNext w:val="0"/>
              <w:keepLines w:val="0"/>
              <w:pageBreakBefore w:val="0"/>
              <w:widowControl/>
              <w:numPr>
                <w:ilvl w:val="0"/>
                <w:numId w:val="7"/>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rFonts w:hint="eastAsia"/>
              </w:rPr>
            </w:pPr>
            <w:r>
              <w:rPr>
                <w:rFonts w:hint="eastAsia"/>
              </w:rPr>
              <w:t>个人信息可携带权</w:t>
            </w:r>
          </w:p>
          <w:p w14:paraId="15F3C393">
            <w:pPr>
              <w:keepNext w:val="0"/>
              <w:keepLines w:val="0"/>
              <w:pageBreakBefore w:val="0"/>
              <w:widowControl/>
              <w:numPr>
                <w:ilvl w:val="0"/>
                <w:numId w:val="7"/>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rFonts w:hint="eastAsia"/>
              </w:rPr>
            </w:pPr>
            <w:r>
              <w:rPr>
                <w:rFonts w:hint="eastAsia"/>
              </w:rPr>
              <w:t>服务/账号注销</w:t>
            </w:r>
            <w:r>
              <w:rPr>
                <w:rFonts w:hint="eastAsia"/>
              </w:rPr>
              <w:tab/>
            </w:r>
          </w:p>
          <w:p w14:paraId="44A22A93">
            <w:pPr>
              <w:keepNext w:val="0"/>
              <w:keepLines w:val="0"/>
              <w:pageBreakBefore w:val="0"/>
              <w:widowControl/>
              <w:numPr>
                <w:ilvl w:val="0"/>
                <w:numId w:val="7"/>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ins w:id="111" w:author="AL" w:date="2026-08-21T16:14:18Z"/>
              </w:rPr>
            </w:pPr>
            <w:r>
              <w:rPr>
                <w:rFonts w:hint="eastAsia"/>
              </w:rPr>
              <w:t>请求对个人信息处理规则进行说明</w:t>
            </w:r>
          </w:p>
          <w:p w14:paraId="21F86E08">
            <w:pPr>
              <w:keepNext w:val="0"/>
              <w:keepLines w:val="0"/>
              <w:pageBreakBefore w:val="0"/>
              <w:widowControl/>
              <w:numPr>
                <w:ilvl w:val="-1"/>
                <w:numId w:val="0"/>
              </w:numPr>
              <w:kinsoku w:val="0"/>
              <w:wordWrap/>
              <w:overflowPunct/>
              <w:topLinePunct w:val="0"/>
              <w:autoSpaceDE w:val="0"/>
              <w:autoSpaceDN w:val="0"/>
              <w:bidi w:val="0"/>
              <w:adjustRightInd w:val="0"/>
              <w:snapToGrid w:val="0"/>
              <w:spacing w:before="0" w:beforeLines="50" w:after="0" w:afterLines="50" w:line="360" w:lineRule="auto"/>
              <w:ind w:left="0" w:leftChars="0" w:firstLine="0" w:firstLineChars="0"/>
              <w:textAlignment w:val="baseline"/>
              <w:rPr>
                <w:rFonts w:hint="default" w:eastAsia="宋体"/>
                <w:lang w:val="en-US" w:eastAsia="zh-CN"/>
              </w:rPr>
              <w:pPrChange w:id="112" w:author="AL" w:date="2026-08-21T16:14:19Z">
                <w:pPr>
                  <w:keepNext w:val="0"/>
                  <w:keepLines w:val="0"/>
                  <w:pageBreakBefore w:val="0"/>
                  <w:widowControl/>
                  <w:numPr>
                    <w:ilvl w:val="0"/>
                    <w:numId w:val="7"/>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pPr>
              </w:pPrChange>
            </w:pPr>
            <w:ins w:id="113" w:author="AL" w:date="2026-08-21T16:14:20Z">
              <w:r>
                <w:rPr>
                  <w:rFonts w:hint="eastAsia" w:eastAsia="宋体"/>
                  <w:lang w:val="en-US" w:eastAsia="zh-CN"/>
                </w:rPr>
                <w:t>行权</w:t>
              </w:r>
            </w:ins>
            <w:ins w:id="114" w:author="AL" w:date="2026-08-21T16:14:21Z">
              <w:r>
                <w:rPr>
                  <w:rFonts w:hint="eastAsia" w:eastAsia="宋体"/>
                  <w:lang w:val="en-US" w:eastAsia="zh-CN"/>
                </w:rPr>
                <w:t>联系</w:t>
              </w:r>
            </w:ins>
            <w:ins w:id="115" w:author="AL" w:date="2026-08-21T16:14:22Z">
              <w:r>
                <w:rPr>
                  <w:rFonts w:hint="eastAsia" w:eastAsia="宋体"/>
                  <w:lang w:val="en-US" w:eastAsia="zh-CN"/>
                </w:rPr>
                <w:t>邮箱xx</w:t>
              </w:r>
            </w:ins>
            <w:ins w:id="116" w:author="AL" w:date="2026-08-21T16:14:23Z">
              <w:r>
                <w:rPr>
                  <w:rFonts w:hint="eastAsia" w:eastAsia="宋体"/>
                  <w:lang w:val="en-US" w:eastAsia="zh-CN"/>
                </w:rPr>
                <w:t>。</w:t>
              </w:r>
            </w:ins>
          </w:p>
          <w:p w14:paraId="18EB124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after="0" w:afterLines="50" w:line="360" w:lineRule="auto"/>
              <w:ind w:leftChars="0"/>
              <w:textAlignment w:val="baseline"/>
              <w:rPr>
                <w:rFonts w:hint="eastAsia" w:eastAsia="宋体"/>
                <w:lang w:val="en-US" w:eastAsia="zh-CN"/>
              </w:rPr>
            </w:pPr>
            <w:r>
              <w:rPr>
                <w:rFonts w:hint="eastAsia" w:eastAsia="宋体"/>
                <w:lang w:val="en-US" w:eastAsia="zh-CN"/>
              </w:rPr>
              <w:t>对客户填写的最低要求：</w:t>
            </w:r>
            <w:r>
              <w:rPr>
                <w:rFonts w:hint="eastAsia" w:eastAsia="宋体"/>
                <w:color w:val="0000FF"/>
                <w:lang w:val="en-US" w:eastAsia="zh-CN"/>
                <w:rPrChange w:id="117" w:author="AL" w:date="2026-07-14T13:18:03Z">
                  <w:rPr>
                    <w:rFonts w:hint="eastAsia" w:eastAsia="宋体"/>
                    <w:lang w:val="en-US" w:eastAsia="zh-CN"/>
                  </w:rPr>
                </w:rPrChange>
              </w:rPr>
              <w:t>填写</w:t>
            </w:r>
            <w:del w:id="118" w:author="AL" w:date="2026-07-14T13:18:06Z">
              <w:r>
                <w:rPr>
                  <w:rFonts w:hint="eastAsia" w:eastAsia="宋体"/>
                  <w:color w:val="0000FF"/>
                  <w:lang w:val="en-US" w:eastAsia="zh-CN"/>
                  <w:rPrChange w:id="119" w:author="AL" w:date="2026-07-14T13:18:03Z">
                    <w:rPr>
                      <w:rFonts w:hint="eastAsia" w:eastAsia="宋体"/>
                      <w:lang w:val="en-US" w:eastAsia="zh-CN"/>
                    </w:rPr>
                  </w:rPrChange>
                </w:rPr>
                <w:delText>客服热线（不得是个人手机号）或者</w:delText>
              </w:r>
            </w:del>
            <w:r>
              <w:rPr>
                <w:rFonts w:hint="eastAsia" w:eastAsia="宋体"/>
                <w:color w:val="0000FF"/>
                <w:lang w:val="en-US" w:eastAsia="zh-CN"/>
                <w:rPrChange w:id="120" w:author="AL" w:date="2026-07-14T13:18:03Z">
                  <w:rPr>
                    <w:rFonts w:hint="eastAsia" w:eastAsia="宋体"/>
                    <w:lang w:val="en-US" w:eastAsia="zh-CN"/>
                  </w:rPr>
                </w:rPrChange>
              </w:rPr>
              <w:t>公司邮箱（不得是私人邮箱）</w:t>
            </w:r>
          </w:p>
          <w:p w14:paraId="5E27132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0" w:beforeLines="50" w:after="0" w:afterLines="50" w:line="360" w:lineRule="auto"/>
              <w:ind w:leftChars="0"/>
              <w:textAlignment w:val="baseline"/>
              <w:rPr>
                <w:rFonts w:hint="default" w:eastAsia="宋体"/>
                <w:lang w:val="en-US" w:eastAsia="zh-CN"/>
              </w:rPr>
            </w:pPr>
          </w:p>
        </w:tc>
      </w:tr>
      <w:tr w14:paraId="529FAA3B">
        <w:trPr>
          <w:trHeight w:val="0" w:hRule="atLeast"/>
          <w:trPrChange w:id="121" w:author="AL" w:date="2026-08-21T16:10:11Z">
            <w:trPr>
              <w:trHeight w:val="0" w:hRule="atLeast"/>
            </w:trPr>
          </w:trPrChange>
        </w:trPr>
        <w:tc>
          <w:tcPr>
            <w:tcW w:w="3065" w:type="pct"/>
            <w:vAlign w:val="top"/>
            <w:tcPrChange w:id="122" w:author="AL" w:date="2026-08-21T16:10:11Z">
              <w:tcPr>
                <w:tcW w:w="3065" w:type="pct"/>
                <w:vAlign w:val="top"/>
              </w:tcPr>
            </w:tcPrChange>
          </w:tcPr>
          <w:p w14:paraId="5531B30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我们如何保护个人信息的安全</w:t>
            </w:r>
          </w:p>
          <w:p w14:paraId="0801AC6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非常重视您的个人信息安全，将努力采取合理的安全措施来保护您的个人信息，确保我们的个人信息处理活动符合法律、行政法规或依法可适用的其他制度的要求，并防止未经授权的访问以及个人信息泄露、篡改、丢失。</w:t>
            </w:r>
          </w:p>
          <w:p w14:paraId="3A5FAE3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4.1 安全技术措施</w:t>
            </w:r>
          </w:p>
          <w:p w14:paraId="4D11668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我们会使用不低于行业通常水平的加密、去标识化技术、匿名化处理及相关合理可行的手段保护您的个人信息，并使用安全保护机制防止您的个人信息遭到恶意攻击。</w:t>
            </w:r>
          </w:p>
          <w:p w14:paraId="63D77EF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4.2 管理制度</w:t>
            </w:r>
          </w:p>
          <w:p w14:paraId="23F40AB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会建立专门的安全部门、安全管理制度、数据安全流程保障您的个人信息安全。我们采取严格的数据使用和访问制度，确保只有授权人员才可访问您的个人信息。我们会定期对人员进行安全教育和培训，并适时对数据和技术进行安全审计。</w:t>
            </w:r>
          </w:p>
          <w:p w14:paraId="242DA87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会制定并组织实施个人信息安全事件应急预案，并在发生个人信息安全事件时立即启动应急预案，努力控制这些安全事件的影响，防止不利后果扩大。一旦发生或可能发生个人信息安全事件（泄露、篡改、丢失）的，我们将按照法律法规的要求，及时向您告知以下情况：发生或者可能发生泄露、篡改、丢失的个人信息种类、原因和可能造成的危害，我们已采取的补救措施，您可以采取的减轻危害的措施以及与我们联系的方式。</w:t>
            </w:r>
          </w:p>
          <w:p w14:paraId="03771BB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我们将及时将事件相关情况以推送通知、邮件、信函、短信及相关形式告知您，难以逐一告知时，我们会采取合理、有效的方式发布公告。</w:t>
            </w:r>
          </w:p>
          <w:p w14:paraId="34966DF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同时，我们还将按照相关监管部门要求，上报个人信息安全事件的处置情况。</w:t>
            </w:r>
          </w:p>
          <w:p w14:paraId="7879932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4.3 安全认证</w:t>
            </w:r>
          </w:p>
          <w:p w14:paraId="725B25E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目前，抖音已经通过了国家信息安全等级保护（三级）的测评和备案，并通过了国际权威的ISO27001信息安全认证及ISO27701隐私信息管理认证。</w:t>
            </w:r>
          </w:p>
          <w:p w14:paraId="796C4E7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4.4 安全提示</w:t>
            </w:r>
          </w:p>
          <w:p w14:paraId="04A3152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尽管已经采取了上述合理有效措施，并已经遵守了相关法律法规要求的标准，但请您理解，由于技术的限制以及可能存在的各种恶意手段，在互联网行业，即便竭尽所能加强安全措施，也不可能始终保证信息百分之百的安全，我们将尽力确保您提供给我们的个人信息的安全性。</w:t>
            </w:r>
          </w:p>
          <w:p w14:paraId="1407812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您知悉并理解，您接入我们的服务所用的系统和通讯网络，有可能因我们可控范围外的因素而出现问题。因此，我们强烈建议您采取积极措施保护个人信息的安全，包括但不限于使用复杂密码、定期修改密码、不将自己的账号密码及相关个人信息透露给他人等。</w:t>
            </w:r>
          </w:p>
          <w:p w14:paraId="6455BC4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rPr>
                <w:rFonts w:hint="eastAsia"/>
              </w:rPr>
              <w:t>您一旦离开抖音，浏览或使用第三方提供的其他产品或服务，我们将没有能力和直接义务保护您向第三方提交的任何个人信息，无论您登录、浏览或使用上述产品或服务是否基于抖音的链接或引导。但我们会提示您注意将进入第三方产品或服务，以便您更好地保护您的个人信息。</w:t>
            </w:r>
          </w:p>
        </w:tc>
        <w:tc>
          <w:tcPr>
            <w:tcW w:w="634" w:type="pct"/>
            <w:vAlign w:val="top"/>
            <w:tcPrChange w:id="123" w:author="AL" w:date="2026-08-21T16:10:11Z">
              <w:tcPr>
                <w:tcW w:w="634" w:type="pct"/>
                <w:vAlign w:val="top"/>
              </w:tcPr>
            </w:tcPrChange>
          </w:tcPr>
          <w:p w14:paraId="2294AFD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eastAsia" w:eastAsia="宋体"/>
                <w:lang w:val="en-US" w:eastAsia="zh-CN"/>
              </w:rPr>
              <w:t>这部分应：</w:t>
            </w:r>
          </w:p>
          <w:p w14:paraId="7313800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t>1 、详细说明个人信息控制者对个人信息进行安全保护的措施。包括但不限于个人信息完整性保护措施，个人信息传输、存储和备份过程的加密措施，个人信息访问、使用的授权和审计机制，个人信息的保留和删除机制等。</w:t>
            </w:r>
          </w:p>
          <w:p w14:paraId="33C9147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t>2 、目前遵循的个人信息安全协议和取得的认证。包含个人信息控制者目前主动遵循的国际或国内的个人信息安全法律、法规、标准、协议等， 以及个人信息控制者目前已取得的个人信息安全相关的权威独立机构认证。</w:t>
            </w:r>
          </w:p>
          <w:p w14:paraId="7AABAC2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tc>
        <w:tc>
          <w:tcPr>
            <w:tcW w:w="1299" w:type="pct"/>
            <w:vAlign w:val="top"/>
            <w:tcPrChange w:id="124" w:author="AL" w:date="2026-08-21T16:10:11Z">
              <w:tcPr>
                <w:tcW w:w="1299" w:type="pct"/>
                <w:vAlign w:val="top"/>
              </w:tcPr>
            </w:tcPrChange>
          </w:tcPr>
          <w:p w14:paraId="055A6EC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eastAsia" w:eastAsia="宋体"/>
                <w:lang w:val="en-US" w:eastAsia="zh-CN"/>
              </w:rPr>
              <w:t>请客户勾选如下问题，</w:t>
            </w:r>
            <w:r>
              <w:rPr>
                <w:rFonts w:hint="eastAsia" w:eastAsia="宋体"/>
                <w:highlight w:val="yellow"/>
                <w:lang w:val="en-US" w:eastAsia="zh-CN"/>
              </w:rPr>
              <w:t>并要求提供证明材料（要求至少提供一项证明材料）</w:t>
            </w:r>
          </w:p>
          <w:p w14:paraId="69F6311C">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rFonts w:hint="default" w:eastAsia="宋体"/>
                <w:lang w:val="en-US" w:eastAsia="zh-CN"/>
              </w:rPr>
            </w:pPr>
            <w:r>
              <w:rPr>
                <w:rFonts w:hint="default" w:eastAsia="宋体"/>
                <w:lang w:val="en-US" w:eastAsia="zh-CN"/>
              </w:rPr>
              <w:t>请说明公司是否对数据的收集、加工、存储、使用、对外提供等数据处理活动进行记录，如有，请说明记录的内容和形式。</w:t>
            </w:r>
          </w:p>
          <w:p w14:paraId="4A327288">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rFonts w:hint="default" w:eastAsia="宋体"/>
                <w:lang w:val="en-US" w:eastAsia="zh-CN"/>
              </w:rPr>
            </w:pPr>
            <w:r>
              <w:rPr>
                <w:rFonts w:hint="default" w:eastAsia="宋体"/>
                <w:lang w:val="en-US" w:eastAsia="zh-CN"/>
              </w:rPr>
              <w:t>公司针对数据处理活动是否会定期开展风险评估？</w:t>
            </w:r>
          </w:p>
          <w:p w14:paraId="4B9DC1DD">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rFonts w:hint="default" w:eastAsia="宋体"/>
                <w:lang w:val="en-US" w:eastAsia="zh-CN"/>
              </w:rPr>
            </w:pPr>
            <w:r>
              <w:rPr>
                <w:rFonts w:hint="default" w:eastAsia="宋体"/>
                <w:lang w:val="en-US" w:eastAsia="zh-CN"/>
              </w:rPr>
              <w:t>公司是否会聘请网络信息安全测评机构定期对信息系统安全等级状况开展等级测评并出具报告（如有，请提供报告）？</w:t>
            </w:r>
          </w:p>
          <w:p w14:paraId="44D4AD23">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rFonts w:hint="default" w:eastAsia="宋体"/>
                <w:lang w:val="en-US" w:eastAsia="zh-CN"/>
              </w:rPr>
            </w:pPr>
            <w:r>
              <w:rPr>
                <w:rFonts w:hint="default" w:eastAsia="宋体"/>
                <w:lang w:val="en-US" w:eastAsia="zh-CN"/>
              </w:rPr>
              <w:t>公司是否有漏洞管理系统？如是，请公司简述该管理系统的具体功能和应用场景。</w:t>
            </w:r>
          </w:p>
          <w:p w14:paraId="20EAA5CE">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0" w:beforeLines="50" w:after="0" w:afterLines="50" w:line="360" w:lineRule="auto"/>
              <w:ind w:left="425" w:leftChars="0" w:hanging="425" w:firstLineChars="0"/>
              <w:textAlignment w:val="baseline"/>
              <w:rPr>
                <w:rFonts w:hint="default" w:eastAsia="宋体"/>
                <w:lang w:val="en-US" w:eastAsia="zh-CN"/>
              </w:rPr>
            </w:pPr>
            <w:r>
              <w:rPr>
                <w:rFonts w:hint="default" w:eastAsia="宋体"/>
                <w:lang w:val="en-US" w:eastAsia="zh-CN"/>
              </w:rPr>
              <w:t>公司是否有流程监控第三方或者公安的漏洞公开平台公开的关于公司的系统安全漏洞的情况？</w:t>
            </w:r>
          </w:p>
          <w:p w14:paraId="4CDB48A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p>
        </w:tc>
      </w:tr>
      <w:tr w14:paraId="78AA5EF6">
        <w:trPr>
          <w:trHeight w:val="0" w:hRule="atLeast"/>
          <w:trPrChange w:id="125" w:author="AL" w:date="2026-08-21T16:10:11Z">
            <w:trPr>
              <w:trHeight w:val="0" w:hRule="atLeast"/>
            </w:trPr>
          </w:trPrChange>
        </w:trPr>
        <w:tc>
          <w:tcPr>
            <w:tcW w:w="3065" w:type="pct"/>
            <w:vAlign w:val="top"/>
            <w:tcPrChange w:id="126" w:author="AL" w:date="2026-08-21T16:10:11Z">
              <w:tcPr>
                <w:tcW w:w="3065" w:type="pct"/>
                <w:vAlign w:val="top"/>
              </w:tcPr>
            </w:tcPrChange>
          </w:tcPr>
          <w:p w14:paraId="34F344D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我们如何存储个人信息</w:t>
            </w:r>
          </w:p>
          <w:p w14:paraId="11302C0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5.1 存储地点</w:t>
            </w:r>
          </w:p>
          <w:p w14:paraId="7700EE2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rPr>
                <w:rFonts w:hint="eastAsia"/>
                <w:highlight w:val="yellow"/>
                <w:rPrChange w:id="127" w:author="AL" w:date="2026-08-21T16:09:31Z">
                  <w:rPr>
                    <w:rFonts w:hint="eastAsia"/>
                  </w:rPr>
                </w:rPrChange>
              </w:rPr>
              <w:t>我们依照法律法规的规定，将在中华人民共和国境内运营过程中收集和产生的您的个人信息存储于境内。</w:t>
            </w:r>
            <w:r>
              <w:rPr>
                <w:rFonts w:hint="eastAsia"/>
                <w:highlight w:val="yellow"/>
                <w:rPrChange w:id="128" w:author="AL" w:date="2026-08-21T16:09:08Z">
                  <w:rPr>
                    <w:rFonts w:hint="eastAsia"/>
                  </w:rPr>
                </w:rPrChange>
              </w:rPr>
              <w:t>我们不会将上述信息传输至境外，如果我们向境外传输，我们将会遵循相关国家规定或者征求您的同意。</w:t>
            </w:r>
          </w:p>
        </w:tc>
        <w:tc>
          <w:tcPr>
            <w:tcW w:w="634" w:type="pct"/>
            <w:vAlign w:val="top"/>
            <w:tcPrChange w:id="129" w:author="AL" w:date="2026-08-21T16:10:11Z">
              <w:tcPr>
                <w:tcW w:w="634" w:type="pct"/>
                <w:vAlign w:val="top"/>
              </w:tcPr>
            </w:tcPrChange>
          </w:tcPr>
          <w:p w14:paraId="6F5D73F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说明个人信息在使用过程中涉及的地理区域，如个人信息存储和备份的地域，个人信息传输过程中涉及的地域范围；</w:t>
            </w:r>
          </w:p>
          <w:p w14:paraId="0D9C909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rPr>
                <w:rFonts w:hint="eastAsia"/>
              </w:rPr>
              <w:t>如果个人信息存在跨境传输情况，需单独列出或重点标识。</w:t>
            </w:r>
          </w:p>
        </w:tc>
        <w:tc>
          <w:tcPr>
            <w:tcW w:w="1299" w:type="pct"/>
            <w:vAlign w:val="top"/>
            <w:tcPrChange w:id="130" w:author="AL" w:date="2026-08-21T16:10:11Z">
              <w:tcPr>
                <w:tcW w:w="1299" w:type="pct"/>
                <w:vAlign w:val="top"/>
              </w:tcPr>
            </w:tcPrChange>
          </w:tcPr>
          <w:p w14:paraId="40E16A2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eastAsia"/>
              </w:rPr>
              <w:t>存储地点</w:t>
            </w:r>
            <w:ins w:id="131" w:author="AL" w:date="2026-07-14T13:18:47Z">
              <w:r>
                <w:rPr>
                  <w:rFonts w:hint="eastAsia" w:eastAsia="宋体"/>
                  <w:lang w:eastAsia="zh-CN"/>
                </w:rPr>
                <w:t>（</w:t>
              </w:r>
            </w:ins>
            <w:ins w:id="132" w:author="AL" w:date="2026-07-14T13:18:48Z">
              <w:r>
                <w:rPr>
                  <w:rFonts w:hint="eastAsia" w:eastAsia="宋体"/>
                  <w:lang w:val="en-US" w:eastAsia="zh-CN"/>
                </w:rPr>
                <w:t>首选</w:t>
              </w:r>
            </w:ins>
            <w:ins w:id="133" w:author="AL" w:date="2026-07-14T13:18:49Z">
              <w:r>
                <w:rPr>
                  <w:rFonts w:hint="eastAsia" w:eastAsia="宋体"/>
                  <w:lang w:val="en-US" w:eastAsia="zh-CN"/>
                </w:rPr>
                <w:t>中国</w:t>
              </w:r>
            </w:ins>
            <w:ins w:id="134" w:author="AL" w:date="2026-07-14T13:18:50Z">
              <w:r>
                <w:rPr>
                  <w:rFonts w:hint="eastAsia" w:eastAsia="宋体"/>
                  <w:lang w:val="en-US" w:eastAsia="zh-CN"/>
                </w:rPr>
                <w:t>）</w:t>
              </w:r>
            </w:ins>
            <w:ins w:id="135" w:author="AL" w:date="2026-07-14T13:18:53Z">
              <w:r>
                <w:rPr>
                  <w:rFonts w:hint="eastAsia" w:eastAsia="宋体"/>
                  <w:lang w:val="en-US" w:eastAsia="zh-CN"/>
                </w:rPr>
                <w:t>，</w:t>
              </w:r>
            </w:ins>
            <w:ins w:id="136" w:author="AL" w:date="2026-07-14T13:18:54Z">
              <w:r>
                <w:rPr>
                  <w:rFonts w:hint="eastAsia" w:eastAsia="宋体"/>
                  <w:lang w:val="en-US" w:eastAsia="zh-CN"/>
                </w:rPr>
                <w:t>其他，</w:t>
              </w:r>
            </w:ins>
            <w:ins w:id="137" w:author="AL" w:date="2026-07-14T13:18:55Z">
              <w:r>
                <w:rPr>
                  <w:rFonts w:hint="eastAsia" w:eastAsia="宋体"/>
                  <w:lang w:val="en-US" w:eastAsia="zh-CN"/>
                </w:rPr>
                <w:t>手填</w:t>
              </w:r>
            </w:ins>
          </w:p>
          <w:p w14:paraId="7176A09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rPr>
                <w:rFonts w:hint="eastAsia"/>
              </w:rPr>
              <w:t>（如涉及境外需说明国家/地区）</w:t>
            </w:r>
          </w:p>
          <w:p w14:paraId="03AA75B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tc>
      </w:tr>
      <w:tr w14:paraId="614EF3DB">
        <w:trPr>
          <w:trHeight w:val="3844" w:hRule="atLeast"/>
          <w:trPrChange w:id="138" w:author="AL" w:date="2026-08-21T16:10:11Z">
            <w:trPr>
              <w:trHeight w:val="3844" w:hRule="atLeast"/>
            </w:trPr>
          </w:trPrChange>
        </w:trPr>
        <w:tc>
          <w:tcPr>
            <w:tcW w:w="3065" w:type="pct"/>
            <w:vAlign w:val="top"/>
            <w:tcPrChange w:id="139" w:author="AL" w:date="2026-08-21T16:10:11Z">
              <w:tcPr>
                <w:tcW w:w="3065" w:type="pct"/>
                <w:vAlign w:val="top"/>
              </w:tcPr>
            </w:tcPrChange>
          </w:tcPr>
          <w:p w14:paraId="1A433FE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del w:id="140" w:author="AL" w:date="2026-07-16T16:27:22Z"/>
                <w:rFonts w:hint="eastAsia"/>
              </w:rPr>
            </w:pPr>
            <w:del w:id="141" w:author="AL" w:date="2026-07-16T16:27:22Z">
              <w:r>
                <w:rPr>
                  <w:rFonts w:hint="eastAsia"/>
                </w:rPr>
                <w:delText>5 我们如何存储个人信息</w:delText>
              </w:r>
            </w:del>
          </w:p>
          <w:p w14:paraId="32136A3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del w:id="142" w:author="AL" w:date="2026-07-16T16:27:22Z"/>
                <w:rFonts w:hint="eastAsia"/>
              </w:rPr>
            </w:pPr>
            <w:del w:id="143" w:author="AL" w:date="2026-07-16T16:27:22Z">
              <w:r>
                <w:rPr>
                  <w:rFonts w:hint="eastAsia"/>
                </w:rPr>
                <w:delText>5.1 存储地点</w:delText>
              </w:r>
            </w:del>
          </w:p>
          <w:p w14:paraId="5B81D31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del w:id="144" w:author="AL" w:date="2026-07-16T16:27:22Z"/>
                <w:rFonts w:hint="eastAsia"/>
              </w:rPr>
            </w:pPr>
            <w:del w:id="145" w:author="AL" w:date="2026-07-16T16:27:22Z">
              <w:r>
                <w:rPr>
                  <w:rFonts w:hint="eastAsia"/>
                </w:rPr>
                <w:delText>我们依照法律法规的规定，将在中华人民共和国境内运营过程中收集和产生的您的个人信息存储于境内。我们不会将上述信息传输至境外，如果我们向境外传输，我们将会遵循相关国家规定或者征求您的同意。</w:delText>
              </w:r>
            </w:del>
          </w:p>
          <w:p w14:paraId="10E76E7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5.2 存储期限</w:t>
            </w:r>
          </w:p>
          <w:p w14:paraId="7FE2094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del w:id="146" w:author="AL" w:date="2026-08-21T16:10:22Z"/>
                <w:rFonts w:hint="eastAsia"/>
              </w:rPr>
            </w:pPr>
            <w:r>
              <w:rPr>
                <w:rFonts w:hint="eastAsia"/>
              </w:rPr>
              <w:t>a) 我们仅会在为您提供</w:t>
            </w:r>
            <w:ins w:id="147" w:author="AL" w:date="2026-08-21T16:10:15Z">
              <w:r>
                <w:rPr>
                  <w:rFonts w:hint="eastAsia" w:eastAsia="宋体"/>
                  <w:lang w:val="en-US" w:eastAsia="zh-CN"/>
                </w:rPr>
                <w:t>xx</w:t>
              </w:r>
            </w:ins>
            <w:del w:id="148" w:author="AL" w:date="2026-08-21T16:10:14Z">
              <w:r>
                <w:rPr>
                  <w:rFonts w:hint="eastAsia"/>
                </w:rPr>
                <w:delText>抖音产品</w:delText>
              </w:r>
            </w:del>
            <w:r>
              <w:rPr>
                <w:rFonts w:hint="eastAsia"/>
              </w:rPr>
              <w:t>或服务所必需的期间内保留您的个人信息</w:t>
            </w:r>
            <w:ins w:id="149" w:author="AL" w:date="2026-08-21T16:10:23Z">
              <w:r>
                <w:rPr>
                  <w:rFonts w:hint="eastAsia" w:eastAsia="宋体"/>
                  <w:lang w:eastAsia="zh-CN"/>
                </w:rPr>
                <w:t>。</w:t>
              </w:r>
            </w:ins>
            <w:del w:id="150" w:author="AL" w:date="2026-08-21T16:10:22Z">
              <w:r>
                <w:rPr>
                  <w:rFonts w:hint="eastAsia"/>
                </w:rPr>
                <w:delText>，例如：</w:delText>
              </w:r>
            </w:del>
          </w:p>
          <w:p w14:paraId="6BF11B8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del w:id="151" w:author="AL" w:date="2026-08-21T16:10:22Z"/>
                <w:rFonts w:hint="eastAsia"/>
              </w:rPr>
            </w:pPr>
            <w:del w:id="152" w:author="AL" w:date="2026-08-21T16:10:22Z">
              <w:r>
                <w:rPr>
                  <w:rFonts w:hint="eastAsia"/>
                </w:rPr>
                <w:delText>手机号码：当您使用手机号码注册登录后，我们需要持续保留您的手机号码，以便于向您提供正常的服务、应对您可能的查询和客诉并保障您的账号和系统安全。</w:delText>
              </w:r>
            </w:del>
          </w:p>
          <w:p w14:paraId="0CD6C31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del w:id="153" w:author="AL" w:date="2026-08-21T16:10:22Z">
              <w:r>
                <w:rPr>
                  <w:rFonts w:hint="eastAsia"/>
                </w:rPr>
                <w:delText>您发布的内容及相关信息，在您未撤回、删除或未注销账号之前，我们会予以保留用于向您提供持续的业务功能。</w:delText>
              </w:r>
            </w:del>
          </w:p>
          <w:p w14:paraId="6BBE765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 如果您</w:t>
            </w:r>
            <w:del w:id="154" w:author="AL" w:date="2026-08-21T16:11:05Z">
              <w:r>
                <w:rPr>
                  <w:rFonts w:hint="eastAsia"/>
                  <w:highlight w:val="yellow"/>
                  <w:rPrChange w:id="155" w:author="AL" w:date="2026-08-21T16:10:32Z">
                    <w:rPr>
                      <w:rFonts w:hint="eastAsia"/>
                    </w:rPr>
                  </w:rPrChange>
                </w:rPr>
                <w:delText>注</w:delText>
              </w:r>
            </w:del>
            <w:del w:id="156" w:author="AL" w:date="2026-08-21T16:11:05Z">
              <w:r>
                <w:rPr>
                  <w:rFonts w:hint="eastAsia"/>
                  <w:highlight w:val="yellow"/>
                  <w:rPrChange w:id="157" w:author="AL" w:date="2026-08-21T16:10:32Z">
                    <w:rPr>
                      <w:rFonts w:hint="eastAsia"/>
                    </w:rPr>
                  </w:rPrChange>
                </w:rPr>
                <w:delText>销</w:delText>
              </w:r>
            </w:del>
            <w:del w:id="158" w:author="AL" w:date="2026-08-21T16:11:05Z">
              <w:r>
                <w:rPr>
                  <w:rFonts w:hint="eastAsia"/>
                  <w:highlight w:val="yellow"/>
                  <w:rPrChange w:id="159" w:author="AL" w:date="2026-08-21T16:10:32Z">
                    <w:rPr>
                      <w:rFonts w:hint="eastAsia"/>
                    </w:rPr>
                  </w:rPrChange>
                </w:rPr>
                <w:delText>账</w:delText>
              </w:r>
            </w:del>
            <w:del w:id="160" w:author="AL" w:date="2026-08-21T16:11:05Z">
              <w:r>
                <w:rPr>
                  <w:rFonts w:hint="eastAsia"/>
                  <w:highlight w:val="yellow"/>
                  <w:rPrChange w:id="161" w:author="AL" w:date="2026-08-21T16:10:32Z">
                    <w:rPr>
                      <w:rFonts w:hint="eastAsia"/>
                    </w:rPr>
                  </w:rPrChange>
                </w:rPr>
                <w:delText>号</w:delText>
              </w:r>
            </w:del>
            <w:del w:id="162" w:author="AL" w:date="2026-08-21T16:11:05Z">
              <w:r>
                <w:rPr>
                  <w:rFonts w:hint="eastAsia"/>
                </w:rPr>
                <w:delText>、</w:delText>
              </w:r>
            </w:del>
            <w:r>
              <w:rPr>
                <w:rFonts w:hint="eastAsia"/>
              </w:rPr>
              <w:t>主动删除个人信息或信息超出必要的保存期限后，我们将对您的个人信息进行删除或匿名化处理，但以下情况除外：</w:t>
            </w:r>
          </w:p>
          <w:p w14:paraId="5AD674E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遵从法律法规有关信息留存的要求</w:t>
            </w:r>
            <w:del w:id="163" w:author="AL" w:date="2026-08-21T16:10:44Z">
              <w:r>
                <w:rPr>
                  <w:rFonts w:hint="eastAsia"/>
                </w:rPr>
                <w:delText>（例如：《电子商务法》规定：商品和服务信息、交易信息保存时间自交易完成之日起不少于三年）。</w:delText>
              </w:r>
            </w:del>
          </w:p>
          <w:p w14:paraId="728667E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rPr>
                <w:rFonts w:hint="eastAsia"/>
              </w:rPr>
              <w:t>出于财务、审计、争议解决等目的需要合理延长期限的。</w:t>
            </w:r>
          </w:p>
        </w:tc>
        <w:tc>
          <w:tcPr>
            <w:tcW w:w="634" w:type="pct"/>
            <w:vAlign w:val="top"/>
            <w:tcPrChange w:id="164" w:author="AL" w:date="2026-08-21T16:10:11Z">
              <w:tcPr>
                <w:tcW w:w="634" w:type="pct"/>
                <w:vAlign w:val="top"/>
              </w:tcPr>
            </w:tcPrChange>
          </w:tcPr>
          <w:p w14:paraId="0BF2A6D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tc>
        <w:tc>
          <w:tcPr>
            <w:tcW w:w="1299" w:type="pct"/>
            <w:vAlign w:val="top"/>
            <w:tcPrChange w:id="165" w:author="AL" w:date="2026-08-21T16:10:11Z">
              <w:tcPr>
                <w:tcW w:w="1299" w:type="pct"/>
                <w:vAlign w:val="top"/>
              </w:tcPr>
            </w:tcPrChange>
          </w:tcPr>
          <w:p w14:paraId="08ACF655">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166" w:author="AL" w:date="2026-07-14T13:18:42Z"/>
                <w:rFonts w:hint="eastAsia"/>
              </w:rPr>
            </w:pPr>
            <w:r>
              <w:rPr>
                <w:rFonts w:hint="eastAsia"/>
              </w:rPr>
              <w:t>根据个人信息的使用情况，注明不同类型个人信息预计的保留时间（如： 自收集日期开始5年内） 以及需要删除或销毁的截止日期（如： 2019年12月31 日或个人信息主体注销账户时）。</w:t>
            </w:r>
          </w:p>
          <w:p w14:paraId="4ED1511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167" w:author="AL" w:date="2026-07-14T13:19:46Z"/>
                <w:rFonts w:hint="eastAsia" w:eastAsia="宋体"/>
                <w:lang w:val="en-US" w:eastAsia="zh-CN"/>
              </w:rPr>
            </w:pPr>
            <w:ins w:id="168" w:author="AL" w:date="2026-07-14T13:19:36Z">
              <w:r>
                <w:rPr>
                  <w:rFonts w:hint="eastAsia" w:eastAsia="宋体"/>
                  <w:lang w:val="en-US" w:eastAsia="zh-CN"/>
                </w:rPr>
                <w:t>通用</w:t>
              </w:r>
            </w:ins>
            <w:ins w:id="169" w:author="AL" w:date="2026-07-14T13:19:37Z">
              <w:r>
                <w:rPr>
                  <w:rFonts w:hint="eastAsia" w:eastAsia="宋体"/>
                  <w:lang w:val="en-US" w:eastAsia="zh-CN"/>
                </w:rPr>
                <w:t>表述</w:t>
              </w:r>
            </w:ins>
            <w:ins w:id="170" w:author="AL" w:date="2026-07-14T13:19:33Z">
              <w:r>
                <w:rPr>
                  <w:rFonts w:hint="eastAsia" w:eastAsia="宋体"/>
                  <w:lang w:val="en-US" w:eastAsia="zh-CN"/>
                </w:rPr>
                <w:t>+</w:t>
              </w:r>
            </w:ins>
            <w:ins w:id="171" w:author="AL" w:date="2026-07-14T13:19:34Z">
              <w:r>
                <w:rPr>
                  <w:rFonts w:hint="eastAsia" w:eastAsia="宋体"/>
                  <w:lang w:val="en-US" w:eastAsia="zh-CN"/>
                </w:rPr>
                <w:t>合规建议</w:t>
              </w:r>
            </w:ins>
          </w:p>
          <w:p w14:paraId="0E9E24E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172" w:author="AL" w:date="2026-07-14T13:20:12Z"/>
                <w:rFonts w:hint="default" w:eastAsia="宋体"/>
                <w:lang w:val="en-US" w:eastAsia="zh-CN"/>
              </w:rPr>
            </w:pPr>
            <w:ins w:id="173" w:author="AL" w:date="2026-07-14T13:19:47Z">
              <w:r>
                <w:rPr>
                  <w:rFonts w:hint="eastAsia" w:eastAsia="宋体"/>
                  <w:lang w:val="en-US" w:eastAsia="zh-CN"/>
                </w:rPr>
                <w:t>自</w:t>
              </w:r>
            </w:ins>
            <w:ins w:id="174" w:author="AL" w:date="2026-07-14T13:19:50Z">
              <w:r>
                <w:rPr>
                  <w:rFonts w:hint="eastAsia" w:eastAsia="宋体"/>
                  <w:lang w:val="en-US" w:eastAsia="zh-CN"/>
                </w:rPr>
                <w:t>收集</w:t>
              </w:r>
            </w:ins>
            <w:ins w:id="175" w:author="AL" w:date="2026-07-14T13:19:51Z">
              <w:r>
                <w:rPr>
                  <w:rFonts w:hint="eastAsia" w:eastAsia="宋体"/>
                  <w:lang w:val="en-US" w:eastAsia="zh-CN"/>
                </w:rPr>
                <w:t>之日起</w:t>
              </w:r>
            </w:ins>
            <w:ins w:id="176" w:author="AL" w:date="2026-07-14T13:19:53Z">
              <w:r>
                <w:rPr>
                  <w:rFonts w:hint="eastAsia" w:eastAsia="宋体"/>
                  <w:lang w:val="en-US" w:eastAsia="zh-CN"/>
                </w:rPr>
                <w:t>x年</w:t>
              </w:r>
            </w:ins>
            <w:ins w:id="177" w:author="AL" w:date="2026-08-21T16:09:59Z">
              <w:r>
                <w:rPr>
                  <w:rFonts w:hint="eastAsia" w:eastAsia="宋体"/>
                  <w:lang w:val="en-US" w:eastAsia="zh-CN"/>
                </w:rPr>
                <w:t xml:space="preserve"> </w:t>
              </w:r>
            </w:ins>
            <w:ins w:id="178" w:author="AL" w:date="2026-08-21T16:10:00Z">
              <w:r>
                <w:rPr>
                  <w:rFonts w:hint="eastAsia" w:eastAsia="宋体"/>
                  <w:lang w:val="en-US" w:eastAsia="zh-CN"/>
                </w:rPr>
                <w:t>5</w:t>
              </w:r>
            </w:ins>
          </w:p>
          <w:p w14:paraId="7326495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179" w:author="AL" w:date="2026-07-14T13:20:39Z"/>
                <w:rFonts w:hint="default" w:eastAsia="宋体"/>
                <w:lang w:val="en-US" w:eastAsia="zh-CN"/>
              </w:rPr>
            </w:pPr>
            <w:ins w:id="180" w:author="AL" w:date="2026-07-14T13:20:15Z">
              <w:r>
                <w:rPr>
                  <w:rFonts w:hint="eastAsia" w:eastAsia="宋体"/>
                  <w:lang w:val="en-US" w:eastAsia="zh-CN"/>
                </w:rPr>
                <w:t>没决定</w:t>
              </w:r>
            </w:ins>
            <w:ins w:id="181" w:author="AL" w:date="2026-07-14T13:20:18Z">
              <w:r>
                <w:rPr>
                  <w:rFonts w:hint="eastAsia" w:eastAsia="宋体"/>
                  <w:lang w:val="en-US" w:eastAsia="zh-CN"/>
                </w:rPr>
                <w:t>保留时限</w:t>
              </w:r>
            </w:ins>
            <w:ins w:id="182" w:author="AL" w:date="2026-07-14T13:20:20Z">
              <w:r>
                <w:rPr>
                  <w:rFonts w:hint="eastAsia" w:eastAsia="宋体"/>
                  <w:lang w:val="en-US" w:eastAsia="zh-CN"/>
                </w:rPr>
                <w:t>=</w:t>
              </w:r>
            </w:ins>
            <w:ins w:id="183" w:author="AL" w:date="2026-08-21T16:10:05Z">
              <w:r>
                <w:rPr>
                  <w:rFonts w:hint="eastAsia" w:eastAsia="宋体"/>
                  <w:lang w:val="en-US" w:eastAsia="zh-CN"/>
                </w:rPr>
                <w:t xml:space="preserve"> </w:t>
              </w:r>
            </w:ins>
          </w:p>
          <w:p w14:paraId="007DFC1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ins w:id="184" w:author="AL" w:date="2026-07-14T13:20:04Z">
              <w:r>
                <w:rPr>
                  <w:rFonts w:hint="eastAsia" w:eastAsia="宋体"/>
                  <w:lang w:val="en-US" w:eastAsia="zh-CN"/>
                </w:rPr>
                <w:t>不适用</w:t>
              </w:r>
            </w:ins>
            <w:ins w:id="185" w:author="AL" w:date="2026-07-14T13:20:08Z">
              <w:r>
                <w:rPr>
                  <w:rFonts w:hint="eastAsia" w:eastAsia="宋体"/>
                  <w:lang w:val="en-US" w:eastAsia="zh-CN"/>
                </w:rPr>
                <w:t>（</w:t>
              </w:r>
            </w:ins>
            <w:ins w:id="186" w:author="AL" w:date="2026-07-14T13:20:10Z">
              <w:r>
                <w:rPr>
                  <w:rFonts w:hint="eastAsia" w:eastAsia="宋体"/>
                  <w:lang w:val="en-US" w:eastAsia="zh-CN"/>
                </w:rPr>
                <w:t>不删除）</w:t>
              </w:r>
            </w:ins>
            <w:ins w:id="187" w:author="AL" w:date="2026-07-14T13:20:41Z">
              <w:r>
                <w:rPr>
                  <w:rFonts w:hint="eastAsia" w:eastAsia="宋体"/>
                  <w:lang w:val="en-US" w:eastAsia="zh-CN"/>
                </w:rPr>
                <w:t>=</w:t>
              </w:r>
            </w:ins>
            <w:ins w:id="188" w:author="AL" w:date="2026-07-14T13:20:44Z">
              <w:r>
                <w:rPr>
                  <w:rFonts w:hint="eastAsia" w:eastAsia="宋体"/>
                  <w:lang w:val="en-US" w:eastAsia="zh-CN"/>
                </w:rPr>
                <w:t>模板</w:t>
              </w:r>
            </w:ins>
          </w:p>
        </w:tc>
      </w:tr>
      <w:tr w14:paraId="7563D4E9">
        <w:trPr>
          <w:trHeight w:val="3844" w:hRule="atLeast"/>
          <w:trPrChange w:id="189" w:author="AL" w:date="2026-08-21T16:10:11Z">
            <w:trPr>
              <w:trHeight w:val="3844" w:hRule="atLeast"/>
            </w:trPr>
          </w:trPrChange>
        </w:trPr>
        <w:tc>
          <w:tcPr>
            <w:tcW w:w="3065" w:type="pct"/>
            <w:vAlign w:val="top"/>
            <w:tcPrChange w:id="190" w:author="AL" w:date="2026-08-21T16:10:11Z">
              <w:tcPr>
                <w:tcW w:w="3065" w:type="pct"/>
                <w:vAlign w:val="top"/>
              </w:tcPr>
            </w:tcPrChange>
          </w:tcPr>
          <w:p w14:paraId="17AADEC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我们如何保护未成年人</w:t>
            </w:r>
          </w:p>
          <w:p w14:paraId="07F8D5A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eastAsia" w:eastAsia="宋体"/>
                <w:lang w:val="en-US" w:eastAsia="zh-CN"/>
              </w:rPr>
              <w:t>示例1</w:t>
            </w:r>
          </w:p>
          <w:p w14:paraId="6893ED7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6.1 未成年人通用条款</w:t>
            </w:r>
          </w:p>
          <w:p w14:paraId="37FD517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 如您是未成年人，在使用抖音及相关服务前，应在您的父母或其他监护人监护、指导下共同阅读并同意本隐私政策。</w:t>
            </w:r>
          </w:p>
          <w:p w14:paraId="3F264FC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 如您是未成年人的监护人，在使用抖音及相关服务前，应指导您的被监护人共同阅读并同意本隐私政策。</w:t>
            </w:r>
          </w:p>
          <w:p w14:paraId="5B317C4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color w:val="0000FF"/>
                <w:rPrChange w:id="191" w:author="AL" w:date="2026-07-14T13:21:09Z">
                  <w:rPr>
                    <w:rFonts w:hint="eastAsia"/>
                  </w:rPr>
                </w:rPrChange>
              </w:rPr>
            </w:pPr>
            <w:r>
              <w:rPr>
                <w:rFonts w:hint="eastAsia"/>
              </w:rPr>
              <w:t>c) 我们根据国家相关法律法规的规定处理未成年人的个人信息，并采取严格措施保护未成年人个人信息安全。如用户为不满14周岁的儿童，我们只会在获取监护人明确同意或其他法律允许的情况下收集、使用其个人信息，关于儿童个人信息保护的更多信息请参阅</w:t>
            </w:r>
            <w:r>
              <w:rPr>
                <w:rFonts w:hint="eastAsia"/>
                <w:color w:val="0000FF"/>
                <w:rPrChange w:id="192" w:author="AL" w:date="2026-07-14T13:21:09Z">
                  <w:rPr>
                    <w:rFonts w:hint="eastAsia"/>
                  </w:rPr>
                </w:rPrChange>
              </w:rPr>
              <w:t>《抖音儿童个人信息保护规则》。</w:t>
            </w:r>
          </w:p>
          <w:p w14:paraId="38FA4B7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d) 如您是未成年人的监护人，当您对您所监护的未成年人的个人信息有相关疑问时，请通过本隐私政策公示的联系方式与我们联系。</w:t>
            </w:r>
          </w:p>
          <w:p w14:paraId="46825A6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eastAsia="宋体"/>
                <w:lang w:val="en-US" w:eastAsia="zh-CN"/>
              </w:rPr>
            </w:pPr>
            <w:r>
              <w:rPr>
                <w:rFonts w:hint="eastAsia" w:eastAsia="宋体"/>
                <w:lang w:val="en-US" w:eastAsia="zh-CN"/>
              </w:rPr>
              <w:t>示例2</w:t>
            </w:r>
          </w:p>
          <w:p w14:paraId="5A6CD06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default" w:eastAsia="宋体"/>
                <w:color w:val="0000FF"/>
                <w:lang w:val="en-US" w:eastAsia="zh-CN"/>
                <w:rPrChange w:id="193" w:author="AL" w:date="2026-07-14T13:21:18Z">
                  <w:rPr>
                    <w:rFonts w:hint="default" w:eastAsia="宋体"/>
                    <w:lang w:val="en-US" w:eastAsia="zh-CN"/>
                  </w:rPr>
                </w:rPrChange>
              </w:rPr>
              <w:t>我们的产品、网站和服务只面向成人，</w:t>
            </w:r>
            <w:r>
              <w:rPr>
                <w:rFonts w:hint="default" w:eastAsia="宋体"/>
                <w:lang w:val="en-US" w:eastAsia="zh-CN"/>
              </w:rPr>
              <w:t>儿童不应创建自己的账户。未取得儿童的父母或其他监护人的同意，我们不会收集儿童的个人信息。尽管当地法律和习俗对儿童的定义不同，但我们将不满14周岁的任何人均视为儿童。如果我们发现自己在未事先获得可证实的父母或其他监护人同意的情况下收集了儿童的个人信息，则会设法尽快删除相关数据。</w:t>
            </w:r>
          </w:p>
        </w:tc>
        <w:tc>
          <w:tcPr>
            <w:tcW w:w="1934" w:type="pct"/>
            <w:gridSpan w:val="2"/>
            <w:vAlign w:val="top"/>
            <w:tcPrChange w:id="194" w:author="AL" w:date="2026-08-21T16:10:11Z">
              <w:tcPr>
                <w:tcW w:w="1934" w:type="pct"/>
                <w:gridSpan w:val="2"/>
                <w:vAlign w:val="top"/>
              </w:tcPr>
            </w:tcPrChange>
          </w:tcPr>
          <w:p w14:paraId="3B0B701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eastAsia="宋体"/>
                <w:lang w:val="en-US" w:eastAsia="zh-CN"/>
              </w:rPr>
            </w:pPr>
            <w:r>
              <w:rPr>
                <w:rFonts w:hint="eastAsia" w:eastAsia="宋体"/>
                <w:lang w:val="en-US" w:eastAsia="zh-CN"/>
              </w:rPr>
              <w:t>客户的行业类型，目标客群，</w:t>
            </w:r>
          </w:p>
          <w:p w14:paraId="75B650A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yellow"/>
                <w:lang w:val="en-US" w:eastAsia="zh-CN"/>
              </w:rPr>
            </w:pPr>
            <w:r>
              <w:rPr>
                <w:rFonts w:hint="eastAsia" w:eastAsia="宋体"/>
                <w:lang w:val="en-US" w:eastAsia="zh-CN"/>
              </w:rPr>
              <w:t>如行业类型触发未保高风险行业or客户自述客群为未成年人，</w:t>
            </w:r>
            <w:r>
              <w:rPr>
                <w:rFonts w:hint="eastAsia" w:eastAsia="宋体"/>
                <w:highlight w:val="yellow"/>
                <w:lang w:val="en-US" w:eastAsia="zh-CN"/>
              </w:rPr>
              <w:t>触发示例1（并需附儿童个人信息保护规则。</w:t>
            </w:r>
          </w:p>
          <w:p w14:paraId="7E4B06A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195" w:author="AL" w:date="2026-07-14T13:22:03Z"/>
                <w:rFonts w:hint="eastAsia" w:eastAsia="宋体"/>
                <w:highlight w:val="yellow"/>
                <w:lang w:val="en-US" w:eastAsia="zh-CN"/>
              </w:rPr>
            </w:pPr>
            <w:r>
              <w:rPr>
                <w:rFonts w:hint="eastAsia" w:eastAsia="宋体"/>
                <w:highlight w:val="yellow"/>
                <w:lang w:val="en-US" w:eastAsia="zh-CN"/>
              </w:rPr>
              <w:t>如不涉及，触发示例2</w:t>
            </w:r>
          </w:p>
          <w:p w14:paraId="40307DC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196" w:author="AL" w:date="2026-07-14T13:22:12Z"/>
                <w:rFonts w:hint="eastAsia" w:eastAsia="宋体"/>
                <w:highlight w:val="yellow"/>
                <w:lang w:val="en-US" w:eastAsia="zh-CN"/>
              </w:rPr>
            </w:pPr>
            <w:ins w:id="197" w:author="AL" w:date="2026-07-14T13:22:04Z">
              <w:r>
                <w:rPr>
                  <w:rFonts w:hint="eastAsia" w:eastAsia="宋体"/>
                  <w:highlight w:val="yellow"/>
                  <w:lang w:val="en-US" w:eastAsia="zh-CN"/>
                </w:rPr>
                <w:t>看看</w:t>
              </w:r>
            </w:ins>
            <w:ins w:id="198" w:author="AL" w:date="2026-07-14T13:22:05Z">
              <w:r>
                <w:rPr>
                  <w:rFonts w:hint="eastAsia" w:eastAsia="宋体"/>
                  <w:highlight w:val="yellow"/>
                  <w:lang w:val="en-US" w:eastAsia="zh-CN"/>
                </w:rPr>
                <w:t>别的</w:t>
              </w:r>
            </w:ins>
            <w:ins w:id="199" w:author="AL" w:date="2026-07-14T13:22:06Z">
              <w:r>
                <w:rPr>
                  <w:rFonts w:hint="eastAsia" w:eastAsia="宋体"/>
                  <w:highlight w:val="yellow"/>
                  <w:lang w:val="en-US" w:eastAsia="zh-CN"/>
                </w:rPr>
                <w:t>人怎么</w:t>
              </w:r>
            </w:ins>
            <w:ins w:id="200" w:author="AL" w:date="2026-07-14T13:22:08Z">
              <w:r>
                <w:rPr>
                  <w:rFonts w:hint="eastAsia" w:eastAsia="宋体"/>
                  <w:highlight w:val="yellow"/>
                  <w:lang w:val="en-US" w:eastAsia="zh-CN"/>
                </w:rPr>
                <w:t>处理</w:t>
              </w:r>
            </w:ins>
            <w:ins w:id="201" w:author="AL" w:date="2026-07-14T13:22:11Z">
              <w:r>
                <w:rPr>
                  <w:rFonts w:hint="eastAsia" w:eastAsia="宋体"/>
                  <w:highlight w:val="yellow"/>
                  <w:lang w:val="en-US" w:eastAsia="zh-CN"/>
                </w:rPr>
                <w:t>未成年人的</w:t>
              </w:r>
            </w:ins>
            <w:ins w:id="202" w:author="AL" w:date="2026-07-14T13:22:12Z">
              <w:r>
                <w:rPr>
                  <w:rFonts w:hint="eastAsia" w:eastAsia="宋体"/>
                  <w:highlight w:val="yellow"/>
                  <w:lang w:val="en-US" w:eastAsia="zh-CN"/>
                </w:rPr>
                <w:t>问题</w:t>
              </w:r>
            </w:ins>
          </w:p>
          <w:p w14:paraId="7B26C10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yellow"/>
                <w:lang w:val="en-US" w:eastAsia="zh-CN"/>
              </w:rPr>
            </w:pPr>
            <w:ins w:id="203" w:author="AL" w:date="2026-07-14T13:22:14Z">
              <w:r>
                <w:rPr>
                  <w:rFonts w:hint="eastAsia" w:eastAsia="宋体"/>
                  <w:highlight w:val="yellow"/>
                  <w:lang w:val="en-US" w:eastAsia="zh-CN"/>
                </w:rPr>
                <w:t>典型的金融</w:t>
              </w:r>
            </w:ins>
            <w:ins w:id="204" w:author="AL" w:date="2026-07-14T13:22:16Z">
              <w:r>
                <w:rPr>
                  <w:rFonts w:hint="eastAsia" w:eastAsia="宋体"/>
                  <w:highlight w:val="yellow"/>
                  <w:lang w:val="en-US" w:eastAsia="zh-CN"/>
                </w:rPr>
                <w:t>、</w:t>
              </w:r>
            </w:ins>
            <w:ins w:id="205" w:author="AL" w:date="2026-07-14T13:22:19Z">
              <w:r>
                <w:rPr>
                  <w:rFonts w:hint="eastAsia" w:eastAsia="宋体"/>
                  <w:highlight w:val="yellow"/>
                  <w:lang w:val="en-US" w:eastAsia="zh-CN"/>
                </w:rPr>
                <w:t>汽车</w:t>
              </w:r>
            </w:ins>
          </w:p>
        </w:tc>
      </w:tr>
      <w:tr w14:paraId="432D4AB1">
        <w:trPr>
          <w:trHeight w:val="0" w:hRule="atLeast"/>
          <w:trPrChange w:id="206" w:author="AL" w:date="2026-08-21T16:10:11Z">
            <w:trPr>
              <w:trHeight w:val="0" w:hRule="atLeast"/>
            </w:trPr>
          </w:trPrChange>
        </w:trPr>
        <w:tc>
          <w:tcPr>
            <w:tcW w:w="3065" w:type="pct"/>
            <w:vAlign w:val="top"/>
            <w:tcPrChange w:id="207" w:author="AL" w:date="2026-08-21T16:10:11Z">
              <w:tcPr>
                <w:tcW w:w="3065" w:type="pct"/>
                <w:vAlign w:val="top"/>
              </w:tcPr>
            </w:tcPrChange>
          </w:tcPr>
          <w:p w14:paraId="48AE581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隐私政策的查阅和修订</w:t>
            </w:r>
          </w:p>
          <w:p w14:paraId="7A118DA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7.1 查阅</w:t>
            </w:r>
          </w:p>
          <w:p w14:paraId="71B8450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a.您可以在注册登录页面，或者在抖音手机客户端上登录账号后在</w:t>
            </w:r>
            <w:r>
              <w:rPr>
                <w:rFonts w:hint="eastAsia"/>
                <w:color w:val="0000FF"/>
                <w:rPrChange w:id="208" w:author="AL" w:date="2026-07-14T13:22:54Z">
                  <w:rPr>
                    <w:rFonts w:hint="eastAsia"/>
                  </w:rPr>
                </w:rPrChange>
              </w:rPr>
              <w:t>【我】-【≡】-【设置】- 【隐私政策及简明版】</w:t>
            </w:r>
            <w:r>
              <w:rPr>
                <w:rFonts w:hint="eastAsia"/>
              </w:rPr>
              <w:t>页面，或者官网的侧边栏处查看本隐私政策。</w:t>
            </w:r>
          </w:p>
          <w:p w14:paraId="24D6DBCD">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rPr>
                <w:rFonts w:hint="eastAsia"/>
              </w:rPr>
              <w:t>b.请您了解，为了满足运营需要，我们可能会根据您所使用的手机型号、系统版本、移动客户端等因素开发不同的版本，因此在您使用特定版本时，抖音的功能可能与本隐私政策描述的有所区别，但不会影响数据处理的目的、方式和范围，具体可用功能以您实际使用的情况为准。</w:t>
            </w:r>
          </w:p>
        </w:tc>
        <w:tc>
          <w:tcPr>
            <w:tcW w:w="634" w:type="pct"/>
            <w:vAlign w:val="top"/>
            <w:tcPrChange w:id="209" w:author="AL" w:date="2026-08-21T16:10:11Z">
              <w:tcPr>
                <w:tcW w:w="634" w:type="pct"/>
                <w:vAlign w:val="top"/>
              </w:tcPr>
            </w:tcPrChange>
          </w:tcPr>
          <w:p w14:paraId="3E623C8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eastAsia" w:eastAsia="宋体"/>
                <w:lang w:val="en-US" w:eastAsia="zh-CN"/>
              </w:rPr>
              <w:t>该部分说明App或小程序等渠道能够查阅隐私政策的位置</w:t>
            </w:r>
          </w:p>
        </w:tc>
        <w:tc>
          <w:tcPr>
            <w:tcW w:w="1299" w:type="pct"/>
            <w:vAlign w:val="top"/>
            <w:tcPrChange w:id="210" w:author="AL" w:date="2026-08-21T16:10:11Z">
              <w:tcPr>
                <w:tcW w:w="1299" w:type="pct"/>
                <w:vAlign w:val="top"/>
              </w:tcPr>
            </w:tcPrChange>
          </w:tcPr>
          <w:p w14:paraId="71FC07B0">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211" w:author="AL" w:date="2026-07-14T13:23:20Z"/>
                <w:rFonts w:hint="eastAsia" w:eastAsia="宋体"/>
                <w:lang w:val="en-US" w:eastAsia="zh-CN"/>
              </w:rPr>
            </w:pPr>
            <w:r>
              <w:rPr>
                <w:rFonts w:hint="eastAsia" w:eastAsia="宋体"/>
                <w:lang w:val="en-US" w:eastAsia="zh-CN"/>
              </w:rPr>
              <w:t>询问客户是否在产品内部设置了能够查阅隐私政策的位置，如果没有，输出合规建议（建议客户设置隐私政策查阅的位置，并后续补充在隐私政策里）</w:t>
            </w:r>
          </w:p>
          <w:p w14:paraId="78136BA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ins w:id="212" w:author="AL" w:date="2026-07-14T13:23:21Z">
              <w:r>
                <w:rPr>
                  <w:rFonts w:hint="eastAsia" w:eastAsia="宋体"/>
                  <w:lang w:val="en-US" w:eastAsia="zh-CN"/>
                </w:rPr>
                <w:t>填写</w:t>
              </w:r>
            </w:ins>
            <w:ins w:id="213" w:author="AL" w:date="2026-07-14T13:23:22Z">
              <w:r>
                <w:rPr>
                  <w:rFonts w:hint="eastAsia" w:eastAsia="宋体"/>
                  <w:lang w:val="en-US" w:eastAsia="zh-CN"/>
                </w:rPr>
                <w:t>查阅页面</w:t>
              </w:r>
            </w:ins>
            <w:ins w:id="214" w:author="AL" w:date="2026-07-14T13:23:23Z">
              <w:r>
                <w:rPr>
                  <w:rFonts w:hint="eastAsia" w:eastAsia="宋体"/>
                  <w:lang w:val="en-US" w:eastAsia="zh-CN"/>
                </w:rPr>
                <w:t>路径</w:t>
              </w:r>
            </w:ins>
            <w:ins w:id="215" w:author="AL" w:date="2026-07-14T13:23:25Z">
              <w:r>
                <w:rPr>
                  <w:rFonts w:hint="eastAsia" w:eastAsia="宋体"/>
                  <w:lang w:val="en-US" w:eastAsia="zh-CN"/>
                </w:rPr>
                <w:t>，</w:t>
              </w:r>
            </w:ins>
            <w:ins w:id="216" w:author="AL" w:date="2026-07-14T13:23:26Z">
              <w:r>
                <w:rPr>
                  <w:rFonts w:hint="eastAsia" w:eastAsia="宋体"/>
                  <w:lang w:val="en-US" w:eastAsia="zh-CN"/>
                </w:rPr>
                <w:t>不写，</w:t>
              </w:r>
            </w:ins>
            <w:ins w:id="217" w:author="AL" w:date="2026-07-14T13:23:47Z">
              <w:r>
                <w:rPr>
                  <w:rFonts w:hint="eastAsia" w:eastAsia="宋体"/>
                  <w:lang w:val="en-US" w:eastAsia="zh-CN"/>
                </w:rPr>
                <w:t>自己</w:t>
              </w:r>
            </w:ins>
            <w:ins w:id="218" w:author="AL" w:date="2026-07-14T13:23:52Z">
              <w:r>
                <w:rPr>
                  <w:rFonts w:hint="eastAsia" w:eastAsia="宋体"/>
                  <w:lang w:val="en-US" w:eastAsia="zh-CN"/>
                </w:rPr>
                <w:t>填完</w:t>
              </w:r>
            </w:ins>
            <w:ins w:id="219" w:author="AL" w:date="2026-07-14T13:23:53Z">
              <w:r>
                <w:rPr>
                  <w:rFonts w:hint="eastAsia" w:eastAsia="宋体"/>
                  <w:lang w:val="en-US" w:eastAsia="zh-CN"/>
                </w:rPr>
                <w:t>后</w:t>
              </w:r>
            </w:ins>
            <w:ins w:id="220" w:author="AL" w:date="2026-07-14T13:23:54Z">
              <w:r>
                <w:rPr>
                  <w:rFonts w:hint="eastAsia" w:eastAsia="宋体"/>
                  <w:lang w:val="en-US" w:eastAsia="zh-CN"/>
                </w:rPr>
                <w:t>补充</w:t>
              </w:r>
            </w:ins>
            <w:ins w:id="221" w:author="AL" w:date="2026-07-14T13:23:55Z">
              <w:r>
                <w:rPr>
                  <w:rFonts w:hint="eastAsia" w:eastAsia="宋体"/>
                  <w:lang w:val="en-US" w:eastAsia="zh-CN"/>
                </w:rPr>
                <w:t>进去</w:t>
              </w:r>
            </w:ins>
          </w:p>
        </w:tc>
      </w:tr>
      <w:tr w14:paraId="6F1B4A07">
        <w:trPr>
          <w:trHeight w:val="0" w:hRule="atLeast"/>
          <w:trPrChange w:id="222" w:author="AL" w:date="2026-08-21T16:10:11Z">
            <w:trPr>
              <w:trHeight w:val="0" w:hRule="atLeast"/>
            </w:trPr>
          </w:trPrChange>
        </w:trPr>
        <w:tc>
          <w:tcPr>
            <w:tcW w:w="3065" w:type="pct"/>
            <w:vAlign w:val="top"/>
            <w:tcPrChange w:id="223" w:author="AL" w:date="2026-08-21T16:10:11Z">
              <w:tcPr>
                <w:tcW w:w="3065" w:type="pct"/>
                <w:vAlign w:val="top"/>
              </w:tcPr>
            </w:tcPrChange>
          </w:tcPr>
          <w:p w14:paraId="7707EDA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更新及通知</w:t>
            </w:r>
          </w:p>
          <w:p w14:paraId="2B9852A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a.为了给您提供更好的服务，抖音产品和服务将不时更新与变化，我们会适时对本隐私政策进行修订。未经您明确同意，我们不会削减您依据当前生效的隐私政策所应享受的权利。</w:t>
            </w:r>
          </w:p>
          <w:p w14:paraId="7693AE2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b.本隐私政策更新后，我们会在抖音发出更新版本，并通过站内信或其他适当的方式提醒您更新的内容，以便您及时了解本隐私政策的最新版本。</w:t>
            </w:r>
          </w:p>
          <w:p w14:paraId="732976A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rPr>
                <w:rFonts w:hint="eastAsia"/>
              </w:rPr>
              <w:t>c.我们也可能通过功能更新，帮助您更好地管理您的个人信息，请您留意相关的功能说明。</w:t>
            </w:r>
          </w:p>
        </w:tc>
        <w:tc>
          <w:tcPr>
            <w:tcW w:w="1934" w:type="pct"/>
            <w:gridSpan w:val="2"/>
            <w:vAlign w:val="top"/>
            <w:tcPrChange w:id="224" w:author="AL" w:date="2026-08-21T16:10:11Z">
              <w:tcPr>
                <w:tcW w:w="1934" w:type="pct"/>
                <w:gridSpan w:val="2"/>
                <w:vAlign w:val="top"/>
              </w:tcPr>
            </w:tcPrChange>
          </w:tcPr>
          <w:p w14:paraId="280C72C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t>个人信息控制者在个人信息保护政策发生重大变化时，需及时更新个人信息保护政策，并说明使用何种方式及时通知个人信息主体。通常情况下采取的通知方式如：</w:t>
            </w:r>
            <w:r>
              <w:rPr>
                <w:color w:val="0000FF"/>
                <w:rPrChange w:id="225" w:author="AL" w:date="2026-07-14T13:24:18Z">
                  <w:rPr/>
                </w:rPrChange>
              </w:rPr>
              <w:t>个人信息主体登录信息系统时、更新信息系统版本并在个人信息主体使用时弹出窗口、</w:t>
            </w:r>
            <w:r>
              <w:t>个人信息主体使用信息系统时直接向个人信息主体推送通知、向个人信息主体发送邮件、短信等。</w:t>
            </w:r>
          </w:p>
          <w:p w14:paraId="667D852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226" w:author="AL" w:date="2026-07-14T13:24:58Z"/>
                <w:rFonts w:hint="eastAsia" w:eastAsia="宋体"/>
                <w:highlight w:val="yellow"/>
                <w:lang w:val="en-US" w:eastAsia="zh-CN"/>
              </w:rPr>
            </w:pPr>
            <w:r>
              <w:rPr>
                <w:rFonts w:hint="eastAsia" w:eastAsia="宋体"/>
                <w:highlight w:val="yellow"/>
                <w:lang w:val="en-US" w:eastAsia="zh-CN"/>
              </w:rPr>
              <w:t>必需要求客户勾选方式至少一种，并按照客户的选择，作为合规建议输出给客户。</w:t>
            </w:r>
          </w:p>
          <w:p w14:paraId="17E4245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highlight w:val="yellow"/>
                <w:lang w:val="en-US" w:eastAsia="zh-CN"/>
              </w:rPr>
            </w:pPr>
            <w:ins w:id="227" w:author="AL" w:date="2026-07-14T13:25:00Z">
              <w:r>
                <w:rPr>
                  <w:rFonts w:hint="eastAsia" w:eastAsia="宋体"/>
                  <w:highlight w:val="yellow"/>
                  <w:lang w:val="en-US" w:eastAsia="zh-CN"/>
                </w:rPr>
                <w:t>如果</w:t>
              </w:r>
            </w:ins>
            <w:ins w:id="228" w:author="AL" w:date="2026-07-14T13:25:01Z">
              <w:r>
                <w:rPr>
                  <w:rFonts w:hint="eastAsia" w:eastAsia="宋体"/>
                  <w:highlight w:val="yellow"/>
                  <w:lang w:val="en-US" w:eastAsia="zh-CN"/>
                </w:rPr>
                <w:t>不选，</w:t>
              </w:r>
            </w:ins>
            <w:ins w:id="229" w:author="AL" w:date="2026-07-14T13:25:02Z">
              <w:r>
                <w:rPr>
                  <w:rFonts w:hint="eastAsia" w:eastAsia="宋体"/>
                  <w:highlight w:val="yellow"/>
                  <w:lang w:val="en-US" w:eastAsia="zh-CN"/>
                </w:rPr>
                <w:t>就删掉。</w:t>
              </w:r>
            </w:ins>
            <w:ins w:id="230" w:author="AL" w:date="2026-07-14T13:25:12Z">
              <w:r>
                <w:rPr>
                  <w:rFonts w:hint="eastAsia" w:eastAsia="宋体"/>
                  <w:highlight w:val="yellow"/>
                  <w:lang w:val="en-US" w:eastAsia="zh-CN"/>
                </w:rPr>
                <w:t>可以</w:t>
              </w:r>
            </w:ins>
            <w:ins w:id="231" w:author="AL" w:date="2026-07-14T13:25:13Z">
              <w:r>
                <w:rPr>
                  <w:rFonts w:hint="eastAsia" w:eastAsia="宋体"/>
                  <w:highlight w:val="yellow"/>
                  <w:lang w:val="en-US" w:eastAsia="zh-CN"/>
                </w:rPr>
                <w:t>多选</w:t>
              </w:r>
            </w:ins>
          </w:p>
        </w:tc>
      </w:tr>
      <w:tr w14:paraId="1EB77B98">
        <w:trPr>
          <w:trHeight w:val="0" w:hRule="atLeast"/>
          <w:trPrChange w:id="232" w:author="AL" w:date="2026-08-21T16:10:11Z">
            <w:trPr>
              <w:trHeight w:val="0" w:hRule="atLeast"/>
            </w:trPr>
          </w:trPrChange>
        </w:trPr>
        <w:tc>
          <w:tcPr>
            <w:tcW w:w="3065" w:type="pct"/>
            <w:vAlign w:val="top"/>
            <w:tcPrChange w:id="233" w:author="AL" w:date="2026-08-21T16:10:11Z">
              <w:tcPr>
                <w:tcW w:w="3065" w:type="pct"/>
                <w:vAlign w:val="top"/>
              </w:tcPr>
            </w:tcPrChange>
          </w:tcPr>
          <w:p w14:paraId="4BA89B6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联系我们</w:t>
            </w:r>
          </w:p>
          <w:p w14:paraId="37396E8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8.1 投诉与举报</w:t>
            </w:r>
          </w:p>
          <w:p w14:paraId="3A262B8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del w:id="234" w:author="AL" w:date="2026-08-21T16:12:43Z"/>
                <w:rFonts w:hint="eastAsia"/>
              </w:rPr>
            </w:pPr>
            <w:r>
              <w:rPr>
                <w:rFonts w:hint="eastAsia"/>
              </w:rPr>
              <w:t>如果您认为您的个人信息权利可能受到侵害，或者发现侵害个人信息权利的线索，</w:t>
            </w:r>
            <w:del w:id="235" w:author="AL" w:date="2026-08-21T16:12:43Z">
              <w:r>
                <w:rPr>
                  <w:rFonts w:hint="eastAsia"/>
                </w:rPr>
                <w:delText>您可以在抖音手机客户端通过【我】-【≡】-【我的客服】，进入用户反馈界面与我们联系。</w:delText>
              </w:r>
            </w:del>
          </w:p>
          <w:p w14:paraId="538480E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我们核查后会在十五个工作日内反馈您的投诉与举报。</w:t>
            </w:r>
          </w:p>
          <w:p w14:paraId="18A6A998">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8.2 其他问题</w:t>
            </w:r>
          </w:p>
          <w:p w14:paraId="591EBCF7">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我们已设立个人信息保护负责人，如果您对个人信息保护问题有疑问或建议，可选择通过以下方式联系我们：</w:t>
            </w:r>
          </w:p>
          <w:p w14:paraId="1C50F48B">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del w:id="236" w:author="AL" w:date="2026-08-21T16:12:53Z"/>
                <w:rFonts w:hint="eastAsia"/>
              </w:rPr>
            </w:pPr>
            <w:r>
              <w:rPr>
                <w:rFonts w:hint="eastAsia"/>
              </w:rPr>
              <w:t>a) 发送邮件至</w:t>
            </w:r>
            <w:del w:id="237" w:author="AL" w:date="2026-08-21T16:12:53Z">
              <w:r>
                <w:rPr>
                  <w:rFonts w:hint="eastAsia"/>
                </w:rPr>
                <w:delText>Dataprivacy@bytedance.com</w:delText>
              </w:r>
            </w:del>
          </w:p>
          <w:p w14:paraId="25E6501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238" w:author="AL" w:date="2026-08-21T16:12:54Z"/>
                <w:rFonts w:hint="eastAsia" w:eastAsia="宋体"/>
                <w:lang w:eastAsia="zh-CN"/>
              </w:rPr>
            </w:pPr>
            <w:ins w:id="239" w:author="AL" w:date="2026-08-21T16:12:53Z">
              <w:r>
                <w:rPr>
                  <w:rFonts w:hint="eastAsia" w:eastAsia="宋体"/>
                  <w:lang w:eastAsia="zh-CN"/>
                </w:rPr>
                <w:t>【】</w:t>
              </w:r>
            </w:ins>
          </w:p>
          <w:p w14:paraId="43908E3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del w:id="240" w:author="AL" w:date="2026-08-21T16:12:36Z"/>
                <w:rFonts w:hint="eastAsia"/>
              </w:rPr>
            </w:pPr>
            <w:r>
              <w:rPr>
                <w:rFonts w:hint="eastAsia"/>
              </w:rPr>
              <w:t xml:space="preserve">b) </w:t>
            </w:r>
            <w:del w:id="241" w:author="AL" w:date="2026-08-21T16:12:36Z">
              <w:r>
                <w:rPr>
                  <w:rFonts w:hint="eastAsia"/>
                </w:rPr>
                <w:delText>邮寄至 北京市朝阳区融中心A座 法务部 数据安全与隐私保护中心</w:delText>
              </w:r>
            </w:del>
          </w:p>
          <w:p w14:paraId="502762F3">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rPr>
            </w:pPr>
            <w:r>
              <w:rPr>
                <w:rFonts w:hint="eastAsia"/>
              </w:rPr>
              <w:t>我们将尽快查看您提出的问题或建议，并在验证您的用户身份后的十五个工作日内回复。</w:t>
            </w:r>
          </w:p>
          <w:p w14:paraId="71EF653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del w:id="242" w:author="AL" w:date="2026-08-21T16:12:50Z"/>
                <w:rFonts w:hint="eastAsia"/>
              </w:rPr>
            </w:pPr>
            <w:del w:id="243" w:author="AL" w:date="2026-08-21T16:12:50Z">
              <w:r>
                <w:rPr>
                  <w:rFonts w:hint="eastAsia"/>
                </w:rPr>
                <w:delText>2026 © 抖音  | 京ICP备16016397号-3 | 北京抖音科技有限公司 |  地址 : 北京市海淀区北三环西路甲18号院4号楼2层2022 </w:delText>
              </w:r>
            </w:del>
          </w:p>
          <w:p w14:paraId="063005A9">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del w:id="244" w:author="AL" w:date="2026-08-21T16:12:50Z"/>
                <w:rFonts w:hint="eastAsia"/>
              </w:rPr>
            </w:pPr>
            <w:del w:id="245" w:author="AL" w:date="2026-08-21T16:12:50Z">
              <w:r>
                <w:rPr>
                  <w:rFonts w:hint="eastAsia"/>
                </w:rPr>
                <w:delText>中国互联网举报中心 | 网络文化许可证-京网文-（2016）2282-264号 | 违法和不良信息举报：400-140-2108</w:delText>
              </w:r>
            </w:del>
          </w:p>
          <w:p w14:paraId="1A666D0F">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del w:id="246" w:author="AL" w:date="2026-08-21T16:12:50Z">
              <w:r>
                <w:rPr>
                  <w:rFonts w:hint="eastAsia"/>
                </w:rPr>
                <w:delText>京公网安备 11000002002046号</w:delText>
              </w:r>
            </w:del>
          </w:p>
        </w:tc>
        <w:tc>
          <w:tcPr>
            <w:tcW w:w="634" w:type="pct"/>
            <w:vAlign w:val="top"/>
            <w:tcPrChange w:id="247" w:author="AL" w:date="2026-08-21T16:10:11Z">
              <w:tcPr>
                <w:tcW w:w="634" w:type="pct"/>
                <w:vAlign w:val="top"/>
              </w:tcPr>
            </w:tcPrChange>
          </w:tcPr>
          <w:p w14:paraId="2324E4CA">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r>
              <w:t>1、个人信息控制者需要明确给出处理个人信息安全问题相关反馈、投诉的渠道，如个人信息安全责任部门的联系方式、地址、电子邮件地址、个人信息主体反馈问题的表单等，并明确个人信息主体可以收到回应的时间。</w:t>
            </w:r>
          </w:p>
          <w:p w14:paraId="7BE34ED4">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tc>
        <w:tc>
          <w:tcPr>
            <w:tcW w:w="1299" w:type="pct"/>
            <w:vAlign w:val="top"/>
            <w:tcPrChange w:id="248" w:author="AL" w:date="2026-08-21T16:10:11Z">
              <w:tcPr>
                <w:tcW w:w="1299" w:type="pct"/>
                <w:vAlign w:val="top"/>
              </w:tcPr>
            </w:tcPrChange>
          </w:tcPr>
          <w:p w14:paraId="004D7C0E">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eastAsia="宋体"/>
                <w:lang w:val="en-US" w:eastAsia="zh-CN"/>
              </w:rPr>
            </w:pPr>
            <w:r>
              <w:rPr>
                <w:rFonts w:hint="eastAsia" w:eastAsia="宋体"/>
                <w:lang w:val="en-US" w:eastAsia="zh-CN"/>
              </w:rPr>
              <w:t>客户应提供公司响应个人信息保护相关事宜的联系方式</w:t>
            </w:r>
          </w:p>
          <w:p w14:paraId="24BCE252">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eastAsia" w:eastAsia="宋体"/>
                <w:lang w:val="en-US" w:eastAsia="zh-CN"/>
              </w:rPr>
            </w:pPr>
            <w:r>
              <w:rPr>
                <w:rFonts w:hint="eastAsia" w:eastAsia="宋体"/>
                <w:lang w:val="en-US" w:eastAsia="zh-CN"/>
              </w:rPr>
              <w:t>客户响应个人信息保护相关事宜的时限</w:t>
            </w:r>
          </w:p>
          <w:p w14:paraId="29A1416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r>
              <w:rPr>
                <w:rFonts w:hint="eastAsia" w:eastAsia="宋体"/>
                <w:lang w:val="en-US" w:eastAsia="zh-CN"/>
              </w:rPr>
              <w:t>如果客户都暂未设置，则作为合规建议进行输出。</w:t>
            </w:r>
          </w:p>
          <w:p w14:paraId="41A49D41">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ins w:id="249" w:author="AL" w:date="2026-07-14T13:26:03Z"/>
                <w:rFonts w:hint="eastAsia" w:eastAsia="宋体"/>
                <w:lang w:val="en-US" w:eastAsia="zh-CN"/>
              </w:rPr>
            </w:pPr>
            <w:ins w:id="250" w:author="AL" w:date="2026-07-14T13:26:03Z">
              <w:r>
                <w:rPr>
                  <w:rFonts w:hint="eastAsia" w:eastAsia="宋体"/>
                  <w:lang w:val="en-US" w:eastAsia="zh-CN"/>
                </w:rPr>
                <w:t xml:space="preserve">电话 </w:t>
              </w:r>
            </w:ins>
          </w:p>
          <w:p w14:paraId="33564226">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rPr>
                <w:rFonts w:hint="default" w:eastAsia="宋体"/>
                <w:lang w:val="en-US" w:eastAsia="zh-CN"/>
              </w:rPr>
            </w:pPr>
            <w:ins w:id="251" w:author="AL" w:date="2026-07-14T13:26:04Z">
              <w:r>
                <w:rPr>
                  <w:rFonts w:hint="eastAsia" w:eastAsia="宋体"/>
                  <w:lang w:val="en-US" w:eastAsia="zh-CN"/>
                </w:rPr>
                <w:t>邮箱</w:t>
              </w:r>
            </w:ins>
          </w:p>
        </w:tc>
      </w:tr>
    </w:tbl>
    <w:p w14:paraId="1D4C744C">
      <w:pPr>
        <w:keepNext w:val="0"/>
        <w:keepLines w:val="0"/>
        <w:pageBreakBefore w:val="0"/>
        <w:widowControl/>
        <w:kinsoku w:val="0"/>
        <w:wordWrap/>
        <w:overflowPunct/>
        <w:topLinePunct w:val="0"/>
        <w:autoSpaceDE w:val="0"/>
        <w:autoSpaceDN w:val="0"/>
        <w:bidi w:val="0"/>
        <w:adjustRightInd w:val="0"/>
        <w:snapToGrid w:val="0"/>
        <w:spacing w:before="0" w:beforeLines="50" w:after="0" w:afterLines="50" w:line="360" w:lineRule="auto"/>
        <w:textAlignment w:val="baseline"/>
      </w:pPr>
    </w:p>
    <w:sectPr>
      <w:headerReference r:id="rId7" w:type="default"/>
      <w:footerReference r:id="rId8" w:type="default"/>
      <w:pgSz w:w="16839" w:h="11907" w:orient="landscape"/>
      <w:pgMar w:top="1627" w:right="1115" w:bottom="1625" w:left="1154" w:header="838" w:footer="954" w:gutter="0"/>
      <w:pgBorders>
        <w:top w:val="none" w:sz="0" w:space="0"/>
        <w:left w:val="none" w:sz="0" w:space="0"/>
        <w:bottom w:val="none" w:sz="0" w:space="0"/>
        <w:right w:val="none" w:sz="0" w:space="0"/>
      </w:pgBorders>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L" w:date="2026-07-10T17:01:10Z" w:initials="AL">
    <w:p w14:paraId="4FF6A19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rPr>
          <w:rFonts w:hint="eastAsia"/>
          <w:lang w:val="en-US" w:eastAsia="zh-CN"/>
        </w:rPr>
      </w:pPr>
      <w:r>
        <w:rPr>
          <w:rFonts w:hint="eastAsia"/>
          <w:lang w:val="en-US" w:eastAsia="zh-CN"/>
        </w:rPr>
        <w:t>结合爬取的同业的智能体，确定问卷的示例</w:t>
      </w:r>
    </w:p>
    <w:p w14:paraId="7422A73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pPr>
    </w:p>
    <w:p w14:paraId="06560472">
      <w:pPr>
        <w:pStyle w:val="4"/>
        <w:keepNext w:val="0"/>
        <w:keepLines w:val="0"/>
        <w:widowControl/>
        <w:suppressLineNumbers w:val="0"/>
        <w:spacing w:before="0" w:beforeAutospacing="0" w:after="320" w:afterAutospacing="0"/>
        <w:ind w:left="0" w:firstLine="0"/>
        <w:rPr>
          <w:rFonts w:ascii="Helvetica" w:hAnsi="Helvetica" w:eastAsia="Helvetica" w:cs="Helvetica"/>
          <w:i w:val="0"/>
          <w:iCs w:val="0"/>
          <w:caps w:val="0"/>
          <w:spacing w:val="0"/>
          <w:sz w:val="30"/>
          <w:szCs w:val="30"/>
        </w:rPr>
      </w:pPr>
      <w:r>
        <w:rPr>
          <w:rFonts w:hint="default" w:ascii="Helvetica" w:hAnsi="Helvetica" w:eastAsia="Helvetica" w:cs="Helvetica"/>
          <w:i w:val="0"/>
          <w:iCs w:val="0"/>
          <w:caps w:val="0"/>
          <w:spacing w:val="0"/>
          <w:sz w:val="30"/>
          <w:szCs w:val="30"/>
        </w:rPr>
        <w:t>《常见类型移动互联网应用程序必要个人信息范围规定》。</w:t>
      </w:r>
    </w:p>
    <w:p w14:paraId="7ED21B56">
      <w:pPr>
        <w:pStyle w:val="4"/>
        <w:keepNext w:val="0"/>
        <w:keepLines w:val="0"/>
        <w:widowControl/>
        <w:suppressLineNumbers w:val="0"/>
        <w:spacing w:before="0" w:beforeAutospacing="0" w:after="320" w:afterAutospacing="0"/>
        <w:ind w:left="0" w:firstLine="0"/>
        <w:rPr>
          <w:rFonts w:hint="default" w:ascii="Helvetica" w:hAnsi="Helvetica" w:eastAsia="Helvetica" w:cs="Helvetica"/>
          <w:i w:val="0"/>
          <w:iCs w:val="0"/>
          <w:caps w:val="0"/>
          <w:spacing w:val="0"/>
          <w:sz w:val="30"/>
          <w:szCs w:val="30"/>
        </w:rPr>
      </w:pPr>
      <w:r>
        <w:rPr>
          <w:rFonts w:hint="default" w:ascii="Helvetica" w:hAnsi="Helvetica" w:eastAsia="Helvetica" w:cs="Helvetica"/>
          <w:i w:val="0"/>
          <w:iCs w:val="0"/>
          <w:caps w:val="0"/>
          <w:spacing w:val="0"/>
          <w:sz w:val="30"/>
          <w:szCs w:val="30"/>
        </w:rPr>
        <w:t>它由国家网信办、工信部、公安部、市场监管总局于 </w:t>
      </w:r>
      <w:r>
        <w:rPr>
          <w:rStyle w:val="7"/>
          <w:rFonts w:hint="default" w:ascii="Helvetica" w:hAnsi="Helvetica" w:eastAsia="Helvetica" w:cs="Helvetica"/>
          <w:b/>
          <w:bCs/>
          <w:i w:val="0"/>
          <w:iCs w:val="0"/>
          <w:caps w:val="0"/>
          <w:spacing w:val="0"/>
          <w:sz w:val="30"/>
          <w:szCs w:val="30"/>
        </w:rPr>
        <w:t>2021年</w:t>
      </w:r>
      <w:r>
        <w:rPr>
          <w:rFonts w:hint="default" w:ascii="Helvetica" w:hAnsi="Helvetica" w:eastAsia="Helvetica" w:cs="Helvetica"/>
          <w:i w:val="0"/>
          <w:iCs w:val="0"/>
          <w:caps w:val="0"/>
          <w:spacing w:val="0"/>
          <w:sz w:val="30"/>
          <w:szCs w:val="30"/>
        </w:rPr>
        <w:t>发布并实施，核心是限定 App 在提供基本功能时可收集的“必要个人信息”范围，禁止以不同意非必要个人信息处理为由拒绝提供基本服务。</w:t>
      </w:r>
    </w:p>
    <w:p w14:paraId="1824CEDA">
      <w:pPr>
        <w:pStyle w:val="4"/>
        <w:keepNext w:val="0"/>
        <w:keepLines w:val="0"/>
        <w:widowControl/>
        <w:suppressLineNumbers w:val="0"/>
        <w:spacing w:before="0" w:beforeAutospacing="0" w:after="320" w:afterAutospacing="0"/>
        <w:ind w:left="0" w:firstLine="0"/>
        <w:rPr>
          <w:rFonts w:hint="default" w:ascii="Helvetica" w:hAnsi="Helvetica" w:eastAsia="Helvetica" w:cs="Helvetica"/>
          <w:i w:val="0"/>
          <w:iCs w:val="0"/>
          <w:caps w:val="0"/>
          <w:spacing w:val="0"/>
          <w:sz w:val="30"/>
          <w:szCs w:val="30"/>
        </w:rPr>
      </w:pPr>
      <w:r>
        <w:rPr>
          <w:rFonts w:hint="default" w:ascii="Helvetica" w:hAnsi="Helvetica" w:eastAsia="Helvetica" w:cs="Helvetica"/>
          <w:i w:val="0"/>
          <w:iCs w:val="0"/>
          <w:caps w:val="0"/>
          <w:spacing w:val="0"/>
          <w:sz w:val="30"/>
          <w:szCs w:val="30"/>
        </w:rPr>
        <w:t>规范覆盖 </w:t>
      </w:r>
      <w:r>
        <w:rPr>
          <w:rStyle w:val="7"/>
          <w:rFonts w:hint="default" w:ascii="Helvetica" w:hAnsi="Helvetica" w:eastAsia="Helvetica" w:cs="Helvetica"/>
          <w:b/>
          <w:bCs/>
          <w:i w:val="0"/>
          <w:iCs w:val="0"/>
          <w:caps w:val="0"/>
          <w:spacing w:val="0"/>
          <w:sz w:val="30"/>
          <w:szCs w:val="30"/>
        </w:rPr>
        <w:t>39类 App</w:t>
      </w:r>
      <w:r>
        <w:rPr>
          <w:rFonts w:hint="default" w:ascii="Helvetica" w:hAnsi="Helvetica" w:eastAsia="Helvetica" w:cs="Helvetica"/>
          <w:i w:val="0"/>
          <w:iCs w:val="0"/>
          <w:caps w:val="0"/>
          <w:spacing w:val="0"/>
          <w:sz w:val="30"/>
          <w:szCs w:val="30"/>
        </w:rPr>
        <w:t>，主要包括：</w:t>
      </w:r>
    </w:p>
    <w:p w14:paraId="2C32B710">
      <w:pPr>
        <w:keepNext w:val="0"/>
        <w:keepLines w:val="0"/>
        <w:widowControl/>
        <w:numPr>
          <w:ilvl w:val="0"/>
          <w:numId w:val="1"/>
        </w:numPr>
        <w:suppressLineNumbers w:val="0"/>
        <w:spacing w:before="0" w:beforeAutospacing="1" w:after="0" w:afterAutospacing="1"/>
        <w:ind w:left="720" w:hanging="360"/>
      </w:pPr>
      <w:r>
        <w:rPr>
          <w:rFonts w:hint="default" w:ascii="Helvetica" w:hAnsi="Helvetica" w:eastAsia="Helvetica" w:cs="Helvetica"/>
          <w:i w:val="0"/>
          <w:iCs w:val="0"/>
          <w:caps w:val="0"/>
          <w:spacing w:val="0"/>
          <w:sz w:val="30"/>
          <w:szCs w:val="30"/>
        </w:rPr>
        <w:t>地图导航、网络约车、即时通信、网络社区、网络支付、新闻资讯</w:t>
      </w:r>
    </w:p>
    <w:p w14:paraId="501704D6">
      <w:pPr>
        <w:keepNext w:val="0"/>
        <w:keepLines w:val="0"/>
        <w:widowControl/>
        <w:numPr>
          <w:ilvl w:val="0"/>
          <w:numId w:val="1"/>
        </w:numPr>
        <w:suppressLineNumbers w:val="0"/>
        <w:spacing w:before="53" w:beforeAutospacing="0" w:after="0" w:afterAutospacing="1"/>
        <w:ind w:left="720" w:hanging="360"/>
      </w:pPr>
      <w:r>
        <w:rPr>
          <w:rFonts w:hint="default" w:ascii="Helvetica" w:hAnsi="Helvetica" w:eastAsia="Helvetica" w:cs="Helvetica"/>
          <w:i w:val="0"/>
          <w:iCs w:val="0"/>
          <w:caps w:val="0"/>
          <w:spacing w:val="0"/>
          <w:sz w:val="30"/>
          <w:szCs w:val="30"/>
        </w:rPr>
        <w:t>网络购物、餐饮外卖、快递物流、交通票务、婚恋相亲、房屋租赁</w:t>
      </w:r>
    </w:p>
    <w:p w14:paraId="7EA7F34F">
      <w:pPr>
        <w:keepNext w:val="0"/>
        <w:keepLines w:val="0"/>
        <w:widowControl/>
        <w:numPr>
          <w:ilvl w:val="0"/>
          <w:numId w:val="1"/>
        </w:numPr>
        <w:suppressLineNumbers w:val="0"/>
        <w:spacing w:before="53" w:beforeAutospacing="0" w:after="0" w:afterAutospacing="1"/>
        <w:ind w:left="720" w:hanging="360"/>
      </w:pPr>
      <w:r>
        <w:rPr>
          <w:rFonts w:hint="default" w:ascii="Helvetica" w:hAnsi="Helvetica" w:eastAsia="Helvetica" w:cs="Helvetica"/>
          <w:i w:val="0"/>
          <w:iCs w:val="0"/>
          <w:caps w:val="0"/>
          <w:spacing w:val="0"/>
          <w:sz w:val="30"/>
          <w:szCs w:val="30"/>
        </w:rPr>
        <w:t>二手交易、问诊挂号、在线学习、网络游戏、短视频、直播、音乐影视</w:t>
      </w:r>
    </w:p>
    <w:p w14:paraId="4D7C97BB">
      <w:pPr>
        <w:keepNext w:val="0"/>
        <w:keepLines w:val="0"/>
        <w:widowControl/>
        <w:numPr>
          <w:ilvl w:val="0"/>
          <w:numId w:val="1"/>
        </w:numPr>
        <w:suppressLineNumbers w:val="0"/>
        <w:spacing w:before="53" w:beforeAutospacing="0" w:after="0" w:afterAutospacing="1"/>
        <w:ind w:left="720" w:hanging="360"/>
      </w:pPr>
      <w:r>
        <w:rPr>
          <w:rFonts w:hint="default" w:ascii="Helvetica" w:hAnsi="Helvetica" w:eastAsia="Helvetica" w:cs="Helvetica"/>
          <w:i w:val="0"/>
          <w:iCs w:val="0"/>
          <w:caps w:val="0"/>
          <w:spacing w:val="0"/>
          <w:sz w:val="30"/>
          <w:szCs w:val="30"/>
        </w:rPr>
        <w:t>应用商店、邮箱云盘、运动健身、浏览器、安全管理、电子图书等</w:t>
      </w:r>
    </w:p>
    <w:p w14:paraId="5126AD67">
      <w:pPr>
        <w:keepNext w:val="0"/>
        <w:keepLines w:val="0"/>
        <w:widowControl/>
        <w:numPr>
          <w:ilvl w:val="0"/>
          <w:numId w:val="0"/>
        </w:numPr>
        <w:suppressLineNumbers w:val="0"/>
        <w:spacing w:before="53" w:beforeAutospacing="0" w:after="0" w:afterAutospacing="1"/>
        <w:ind w:left="360" w:leftChars="0"/>
      </w:pPr>
    </w:p>
    <w:p w14:paraId="49093513">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textAlignment w:val="auto"/>
      </w:pPr>
      <w:r>
        <w:rPr>
          <w:rFonts w:hint="eastAsia"/>
        </w:rPr>
        <w:t>https://www.gov.cn/zhengce/zhengceku/2021-03/23/content_5595088.htm</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09351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黑体">
    <w:altName w:val="汉仪中黑KW"/>
    <w:panose1 w:val="02010609060101010101"/>
    <w:charset w:val="86"/>
    <w:family w:val="auto"/>
    <w:pitch w:val="default"/>
    <w:sig w:usb0="00000000" w:usb1="00000000" w:usb2="00000016" w:usb3="00000000" w:csb0="00040001" w:csb1="00000000"/>
  </w:font>
  <w:font w:name="PingFang SC">
    <w:panose1 w:val="020B0400000000000000"/>
    <w:charset w:val="86"/>
    <w:family w:val="auto"/>
    <w:pitch w:val="default"/>
    <w:sig w:usb0="A00002FF" w:usb1="7ACFFDFB" w:usb2="00000017" w:usb3="00000000" w:csb0="00040001" w:csb1="00000000"/>
  </w:font>
  <w:font w:name="Helvetica">
    <w:panose1 w:val="00000000000000000000"/>
    <w:charset w:val="00"/>
    <w:family w:val="auto"/>
    <w:pitch w:val="default"/>
    <w:sig w:usb0="E00002FF" w:usb1="5000785B" w:usb2="00000000" w:usb3="00000000" w:csb0="2000019F" w:csb1="4F01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90261">
    <w:pPr>
      <w:spacing w:line="220" w:lineRule="auto"/>
      <w:rPr>
        <w:rFonts w:ascii="Times New Roman" w:hAnsi="Times New Roman" w:eastAsia="Times New Roman" w:cs="Times New Roman"/>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85758">
    <w:pPr>
      <w:spacing w:before="56" w:line="232" w:lineRule="auto"/>
      <w:ind w:left="179"/>
      <w:rPr>
        <w:rFonts w:hint="eastAsia" w:ascii="Times New Roman" w:hAnsi="Times New Roman" w:eastAsia="宋体" w:cs="Times New Roman"/>
        <w:sz w:val="18"/>
        <w:szCs w:val="18"/>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C06F3"/>
    <w:multiLevelType w:val="singleLevel"/>
    <w:tmpl w:val="A7EC06F3"/>
    <w:lvl w:ilvl="0" w:tentative="0">
      <w:start w:val="1"/>
      <w:numFmt w:val="decimal"/>
      <w:lvlText w:val="%1."/>
      <w:lvlJc w:val="left"/>
      <w:pPr>
        <w:ind w:left="425" w:hanging="425"/>
      </w:pPr>
      <w:rPr>
        <w:rFonts w:hint="default"/>
      </w:rPr>
    </w:lvl>
  </w:abstractNum>
  <w:abstractNum w:abstractNumId="1">
    <w:nsid w:val="DAF249A1"/>
    <w:multiLevelType w:val="singleLevel"/>
    <w:tmpl w:val="DAF249A1"/>
    <w:lvl w:ilvl="0" w:tentative="0">
      <w:start w:val="1"/>
      <w:numFmt w:val="decimal"/>
      <w:lvlText w:val="%1."/>
      <w:lvlJc w:val="left"/>
      <w:pPr>
        <w:ind w:left="425" w:hanging="425"/>
      </w:pPr>
      <w:rPr>
        <w:rFonts w:hint="default"/>
      </w:rPr>
    </w:lvl>
  </w:abstractNum>
  <w:abstractNum w:abstractNumId="2">
    <w:nsid w:val="DF7A4669"/>
    <w:multiLevelType w:val="singleLevel"/>
    <w:tmpl w:val="DF7A4669"/>
    <w:lvl w:ilvl="0" w:tentative="0">
      <w:start w:val="1"/>
      <w:numFmt w:val="decimal"/>
      <w:suff w:val="nothing"/>
      <w:lvlText w:val="（%1）"/>
      <w:lvlJc w:val="left"/>
    </w:lvl>
  </w:abstractNum>
  <w:abstractNum w:abstractNumId="3">
    <w:nsid w:val="FE769C13"/>
    <w:multiLevelType w:val="singleLevel"/>
    <w:tmpl w:val="FE769C13"/>
    <w:lvl w:ilvl="0" w:tentative="0">
      <w:start w:val="1"/>
      <w:numFmt w:val="decimal"/>
      <w:lvlText w:val="(%1)"/>
      <w:lvlJc w:val="left"/>
      <w:pPr>
        <w:ind w:left="425" w:hanging="425"/>
      </w:pPr>
      <w:rPr>
        <w:rFonts w:hint="default"/>
      </w:rPr>
    </w:lvl>
  </w:abstractNum>
  <w:abstractNum w:abstractNumId="4">
    <w:nsid w:val="FED768D4"/>
    <w:multiLevelType w:val="singleLevel"/>
    <w:tmpl w:val="FED768D4"/>
    <w:lvl w:ilvl="0" w:tentative="0">
      <w:start w:val="1"/>
      <w:numFmt w:val="decimal"/>
      <w:lvlText w:val="%1."/>
      <w:lvlJc w:val="left"/>
      <w:pPr>
        <w:ind w:left="425" w:hanging="425"/>
      </w:pPr>
      <w:rPr>
        <w:rFonts w:hint="default"/>
      </w:rPr>
    </w:lvl>
  </w:abstractNum>
  <w:abstractNum w:abstractNumId="5">
    <w:nsid w:val="FFF2D445"/>
    <w:multiLevelType w:val="singleLevel"/>
    <w:tmpl w:val="FFF2D445"/>
    <w:lvl w:ilvl="0" w:tentative="0">
      <w:start w:val="1"/>
      <w:numFmt w:val="chineseCounting"/>
      <w:suff w:val="nothing"/>
      <w:lvlText w:val="%1、"/>
      <w:lvlJc w:val="left"/>
      <w:pPr>
        <w:ind w:left="0" w:firstLine="420"/>
      </w:pPr>
      <w:rPr>
        <w:rFonts w:hint="eastAsia"/>
      </w:rPr>
    </w:lvl>
  </w:abstractNum>
  <w:abstractNum w:abstractNumId="6">
    <w:nsid w:val="2AF46DDB"/>
    <w:multiLevelType w:val="multilevel"/>
    <w:tmpl w:val="2AF46D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A6461D0"/>
    <w:multiLevelType w:val="singleLevel"/>
    <w:tmpl w:val="7A6461D0"/>
    <w:lvl w:ilvl="0" w:tentative="0">
      <w:start w:val="1"/>
      <w:numFmt w:val="decimal"/>
      <w:lvlText w:val="%1."/>
      <w:lvlJc w:val="left"/>
      <w:pPr>
        <w:ind w:left="425" w:hanging="425"/>
      </w:pPr>
      <w:rPr>
        <w:rFonts w:hint="default"/>
      </w:rPr>
    </w:lvl>
  </w:abstractNum>
  <w:num w:numId="1">
    <w:abstractNumId w:val="6"/>
  </w:num>
  <w:num w:numId="2">
    <w:abstractNumId w:val="5"/>
  </w:num>
  <w:num w:numId="3">
    <w:abstractNumId w:val="0"/>
  </w:num>
  <w:num w:numId="4">
    <w:abstractNumId w:val="2"/>
  </w:num>
  <w:num w:numId="5">
    <w:abstractNumId w:val="7"/>
  </w:num>
  <w:num w:numId="6">
    <w:abstractNumId w:val="3"/>
  </w:num>
  <w:num w:numId="7">
    <w:abstractNumId w:val="4"/>
  </w:num>
  <w:num w:numId="8">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L">
    <w15:presenceInfo w15:providerId="None" w15:userId="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trackRevisions w:val="1"/>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000000"/>
    <w:rsid w:val="2E9FAB40"/>
    <w:rsid w:val="2EED8A89"/>
    <w:rsid w:val="3EFF9507"/>
    <w:rsid w:val="3FEE92C6"/>
    <w:rsid w:val="5EEF7890"/>
    <w:rsid w:val="75A953AF"/>
    <w:rsid w:val="C776AF96"/>
    <w:rsid w:val="DF8E3931"/>
    <w:rsid w:val="DFB5CC9B"/>
    <w:rsid w:val="F5E72EA6"/>
    <w:rsid w:val="FAF3DF14"/>
    <w:rsid w:val="FFDB38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ody Text"/>
    <w:basedOn w:val="1"/>
    <w:semiHidden/>
    <w:qFormat/>
    <w:uiPriority w:val="0"/>
    <w:rPr>
      <w:rFonts w:ascii="黑体" w:hAnsi="黑体" w:eastAsia="黑体" w:cs="黑体"/>
      <w:sz w:val="21"/>
      <w:szCs w:val="21"/>
      <w:lang w:val="en-US" w:eastAsia="en-US" w:bidi="ar-SA"/>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Lines>1</Lines>
  <Paragraphs>1</Paragraphs>
  <TotalTime>166</TotalTime>
  <ScaleCrop>false</ScaleCrop>
  <LinksUpToDate>false</LinksUpToDate>
  <Application>WPS Office_12.1.26053.26053_F1E327BC-269C-435d-A152-05C5408002CA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2026-07-13T09:43:00Z</dcterms:created>
  <dc:creator>Data</dc:creator>
  <cp:lastModifiedBy>逆</cp:lastModifiedBy>
  <dcterms:modified xsi:type="dcterms:W3CDTF">2026-08-24T11:00:19Z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2026-07-10T09:43:30Z</vt:filetime>
  </property>
  <property fmtid="{D5CDD505-2E9C-101B-9397-08002B2CF9AE}" pid="4" name="KSOProductBuildVer">
    <vt:lpwstr>2052-12.1.26053.26053</vt:lpwstr>
  </property>
  <property fmtid="{D5CDD505-2E9C-101B-9397-08002B2CF9AE}" pid="5" name="ICV">
    <vt:lpwstr>CA9B6AE712AD0113C3B38B6A5F6107EE_43</vt:lpwstr>
  </property>
</Properties>
</file>